
<file path=[Content_Types].xml><?xml version="1.0" encoding="utf-8"?>
<Types xmlns="http://schemas.openxmlformats.org/package/2006/content-types">
  <Default Extension="bin" ContentType="application/vnd.openxmlformats-officedocument.oleObject"/>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93352993"/>
        <w:docPartObj>
          <w:docPartGallery w:val="Cover Pages"/>
          <w:docPartUnique/>
        </w:docPartObj>
      </w:sdtPr>
      <w:sdtEndPr>
        <w:rPr>
          <w:b/>
          <w:bCs/>
          <w:lang w:val="en-US"/>
        </w:rPr>
      </w:sdtEndPr>
      <w:sdtContent>
        <w:p w14:paraId="2FCB2B5C" w14:textId="77777777" w:rsidR="00045DA3" w:rsidRDefault="00045DA3"/>
        <w:tbl>
          <w:tblPr>
            <w:tblpPr w:leftFromText="187" w:rightFromText="187" w:horzAnchor="margin" w:tblpXSpec="center" w:tblpY="2881"/>
            <w:tblW w:w="4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7244"/>
          </w:tblGrid>
          <w:tr w:rsidR="00045DA3" w14:paraId="7DF2A748" w14:textId="77777777" w:rsidTr="001B2D18">
            <w:tc>
              <w:tcPr>
                <w:tcW w:w="7246" w:type="dxa"/>
              </w:tcPr>
              <w:sdt>
                <w:sdtPr>
                  <w:rPr>
                    <w:rFonts w:asciiTheme="majorBidi" w:eastAsiaTheme="majorEastAsia" w:hAnsiTheme="majorBidi" w:cstheme="majorBidi"/>
                    <w:b/>
                    <w:bCs/>
                    <w:color w:val="BC451B" w:themeColor="accent1"/>
                    <w:sz w:val="88"/>
                    <w:szCs w:val="88"/>
                  </w:rPr>
                  <w:alias w:val="Title"/>
                  <w:id w:val="13406919"/>
                  <w:placeholder>
                    <w:docPart w:val="CCF3A2688BE545CA98B757643ADCD7A3"/>
                  </w:placeholder>
                  <w:dataBinding w:prefixMappings="xmlns:ns0='http://schemas.openxmlformats.org/package/2006/metadata/core-properties' xmlns:ns1='http://purl.org/dc/elements/1.1/'" w:xpath="/ns0:coreProperties[1]/ns1:title[1]" w:storeItemID="{6C3C8BC8-F283-45AE-878A-BAB7291924A1}"/>
                  <w:text/>
                </w:sdtPr>
                <w:sdtEndPr/>
                <w:sdtContent>
                  <w:p w14:paraId="204B25B7" w14:textId="77777777" w:rsidR="00045DA3" w:rsidRDefault="00045DA3" w:rsidP="001B2D18">
                    <w:pPr>
                      <w:pStyle w:val="Sansinterligne"/>
                      <w:spacing w:line="216" w:lineRule="auto"/>
                      <w:rPr>
                        <w:rFonts w:asciiTheme="majorHAnsi" w:eastAsiaTheme="majorEastAsia" w:hAnsiTheme="majorHAnsi" w:cstheme="majorBidi"/>
                        <w:color w:val="BC451B" w:themeColor="accent1"/>
                        <w:sz w:val="88"/>
                        <w:szCs w:val="88"/>
                      </w:rPr>
                    </w:pPr>
                    <w:r>
                      <w:rPr>
                        <w:rFonts w:asciiTheme="majorBidi" w:eastAsiaTheme="majorEastAsia" w:hAnsiTheme="majorBidi" w:cstheme="majorBidi"/>
                        <w:b/>
                        <w:bCs/>
                        <w:color w:val="BC451B" w:themeColor="accent1"/>
                        <w:sz w:val="88"/>
                        <w:szCs w:val="88"/>
                      </w:rPr>
                      <w:t>Logistics Handbook</w:t>
                    </w:r>
                  </w:p>
                </w:sdtContent>
              </w:sdt>
            </w:tc>
          </w:tr>
          <w:tr w:rsidR="00045DA3" w:rsidRPr="00343F0A" w14:paraId="1C0F81A8" w14:textId="77777777" w:rsidTr="001B2D18">
            <w:sdt>
              <w:sdtPr>
                <w:rPr>
                  <w:rFonts w:ascii="Times New Roman" w:hAnsi="Times New Roman" w:cs="Times New Roman"/>
                  <w:color w:val="8C3314" w:themeColor="accent1" w:themeShade="BF"/>
                  <w:sz w:val="36"/>
                  <w:szCs w:val="36"/>
                </w:rPr>
                <w:alias w:val="Subtitle"/>
                <w:id w:val="13406923"/>
                <w:placeholder>
                  <w:docPart w:val="CDCA20895C3848CDA7B0E7273B71D325"/>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61087223" w14:textId="77777777" w:rsidR="00045DA3" w:rsidRDefault="00045DA3" w:rsidP="001B2D18">
                    <w:pPr>
                      <w:pStyle w:val="Sansinterligne"/>
                      <w:rPr>
                        <w:color w:val="8C3314" w:themeColor="accent1" w:themeShade="BF"/>
                        <w:sz w:val="24"/>
                      </w:rPr>
                    </w:pPr>
                    <w:r>
                      <w:rPr>
                        <w:rFonts w:ascii="Times New Roman" w:hAnsi="Times New Roman" w:cs="Times New Roman"/>
                        <w:color w:val="8C3314" w:themeColor="accent1" w:themeShade="BF"/>
                        <w:sz w:val="36"/>
                        <w:szCs w:val="36"/>
                      </w:rPr>
                      <w:t>Middle East and North Africa Department</w:t>
                    </w:r>
                  </w:p>
                </w:tc>
              </w:sdtContent>
            </w:sdt>
          </w:tr>
        </w:tbl>
        <w:p w14:paraId="5F9ACFA3" w14:textId="043E96E9" w:rsidR="00B260E7" w:rsidRPr="00045DA3" w:rsidRDefault="00045DA3" w:rsidP="00B260E7">
          <w:pPr>
            <w:rPr>
              <w:lang w:val="en-US"/>
            </w:rPr>
          </w:pPr>
          <w:r w:rsidRPr="00045DA3">
            <w:rPr>
              <w:lang w:val="en-US"/>
            </w:rPr>
            <w:br w:type="page"/>
          </w:r>
        </w:p>
        <w:commentRangeStart w:id="0" w:displacedByCustomXml="next"/>
        <w:sdt>
          <w:sdtPr>
            <w:rPr>
              <w:rFonts w:asciiTheme="minorHAnsi" w:eastAsiaTheme="minorEastAsia" w:hAnsiTheme="minorHAnsi" w:cstheme="minorBidi"/>
              <w:color w:val="auto"/>
              <w:sz w:val="22"/>
              <w:szCs w:val="22"/>
              <w:lang w:val="fr-CH"/>
            </w:rPr>
            <w:id w:val="232356672"/>
            <w:docPartObj>
              <w:docPartGallery w:val="Table of Contents"/>
              <w:docPartUnique/>
            </w:docPartObj>
          </w:sdtPr>
          <w:sdtEndPr>
            <w:rPr>
              <w:b/>
              <w:bCs/>
              <w:noProof/>
            </w:rPr>
          </w:sdtEndPr>
          <w:sdtContent>
            <w:p w14:paraId="74CD3C9F" w14:textId="56AEB1EC" w:rsidR="00B260E7" w:rsidRDefault="00B260E7">
              <w:pPr>
                <w:pStyle w:val="En-ttedetabledesmatires"/>
              </w:pPr>
              <w:r>
                <w:t>Table of Contents</w:t>
              </w:r>
              <w:commentRangeEnd w:id="0"/>
              <w:r w:rsidR="00B211F1">
                <w:rPr>
                  <w:rStyle w:val="Marquedecommentaire"/>
                  <w:rFonts w:asciiTheme="minorHAnsi" w:eastAsiaTheme="minorHAnsi" w:hAnsiTheme="minorHAnsi" w:cstheme="minorBidi"/>
                  <w:color w:val="auto"/>
                  <w:lang w:val="fr-CH"/>
                </w:rPr>
                <w:commentReference w:id="0"/>
              </w:r>
            </w:p>
            <w:p w14:paraId="1C08A090" w14:textId="16DDAD57" w:rsidR="00B93160" w:rsidRDefault="00B260E7">
              <w:pPr>
                <w:pStyle w:val="TM1"/>
                <w:tabs>
                  <w:tab w:val="left" w:pos="440"/>
                  <w:tab w:val="right" w:leader="dot" w:pos="9060"/>
                </w:tabs>
                <w:rPr>
                  <w:rFonts w:eastAsiaTheme="minorEastAsia"/>
                  <w:noProof/>
                  <w:lang w:eastAsia="fr-CH"/>
                </w:rPr>
              </w:pPr>
              <w:r>
                <w:rPr>
                  <w:b/>
                  <w:bCs/>
                  <w:noProof/>
                </w:rPr>
                <w:fldChar w:fldCharType="begin"/>
              </w:r>
              <w:r>
                <w:rPr>
                  <w:b/>
                  <w:bCs/>
                  <w:noProof/>
                </w:rPr>
                <w:instrText xml:space="preserve"> TOC \o "1-3" \h \z \u </w:instrText>
              </w:r>
              <w:r>
                <w:rPr>
                  <w:b/>
                  <w:bCs/>
                  <w:noProof/>
                </w:rPr>
                <w:fldChar w:fldCharType="separate"/>
              </w:r>
              <w:hyperlink w:anchor="_Toc65674244" w:history="1">
                <w:r w:rsidR="00B93160" w:rsidRPr="00FF0D62">
                  <w:rPr>
                    <w:rStyle w:val="Lienhypertexte"/>
                    <w:b/>
                    <w:bCs/>
                    <w:noProof/>
                    <w:lang w:val="en-US"/>
                  </w:rPr>
                  <w:t>1.</w:t>
                </w:r>
                <w:r w:rsidR="00B93160">
                  <w:rPr>
                    <w:rFonts w:eastAsiaTheme="minorEastAsia"/>
                    <w:noProof/>
                    <w:lang w:eastAsia="fr-CH"/>
                  </w:rPr>
                  <w:tab/>
                </w:r>
                <w:r w:rsidR="00B93160" w:rsidRPr="00FF0D62">
                  <w:rPr>
                    <w:rStyle w:val="Lienhypertexte"/>
                    <w:b/>
                    <w:bCs/>
                    <w:noProof/>
                    <w:lang w:val="en-US"/>
                  </w:rPr>
                  <w:t>Travels</w:t>
                </w:r>
                <w:r w:rsidR="00B93160">
                  <w:rPr>
                    <w:noProof/>
                    <w:webHidden/>
                  </w:rPr>
                  <w:tab/>
                </w:r>
                <w:r w:rsidR="00B93160">
                  <w:rPr>
                    <w:noProof/>
                    <w:webHidden/>
                  </w:rPr>
                  <w:fldChar w:fldCharType="begin"/>
                </w:r>
                <w:r w:rsidR="00B93160">
                  <w:rPr>
                    <w:noProof/>
                    <w:webHidden/>
                  </w:rPr>
                  <w:instrText xml:space="preserve"> PAGEREF _Toc65674244 \h </w:instrText>
                </w:r>
                <w:r w:rsidR="00B93160">
                  <w:rPr>
                    <w:noProof/>
                    <w:webHidden/>
                  </w:rPr>
                </w:r>
                <w:r w:rsidR="00B93160">
                  <w:rPr>
                    <w:noProof/>
                    <w:webHidden/>
                  </w:rPr>
                  <w:fldChar w:fldCharType="separate"/>
                </w:r>
                <w:r w:rsidR="00B93160">
                  <w:rPr>
                    <w:noProof/>
                    <w:webHidden/>
                  </w:rPr>
                  <w:t>4</w:t>
                </w:r>
                <w:r w:rsidR="00B93160">
                  <w:rPr>
                    <w:noProof/>
                    <w:webHidden/>
                  </w:rPr>
                  <w:fldChar w:fldCharType="end"/>
                </w:r>
              </w:hyperlink>
            </w:p>
            <w:p w14:paraId="12048277" w14:textId="02BB7A79" w:rsidR="00B93160" w:rsidRDefault="00B93160">
              <w:pPr>
                <w:pStyle w:val="TM2"/>
                <w:tabs>
                  <w:tab w:val="left" w:pos="880"/>
                  <w:tab w:val="right" w:leader="dot" w:pos="9060"/>
                </w:tabs>
                <w:rPr>
                  <w:rFonts w:eastAsiaTheme="minorEastAsia"/>
                  <w:noProof/>
                  <w:lang w:eastAsia="fr-CH"/>
                </w:rPr>
              </w:pPr>
              <w:hyperlink w:anchor="_Toc65674245" w:history="1">
                <w:r w:rsidRPr="00FF0D62">
                  <w:rPr>
                    <w:rStyle w:val="Lienhypertexte"/>
                    <w:b/>
                    <w:bCs/>
                    <w:noProof/>
                    <w:lang w:val="en-US"/>
                  </w:rPr>
                  <w:t>1.1.</w:t>
                </w:r>
                <w:r>
                  <w:rPr>
                    <w:rFonts w:eastAsiaTheme="minorEastAsia"/>
                    <w:noProof/>
                    <w:lang w:eastAsia="fr-CH"/>
                  </w:rPr>
                  <w:tab/>
                </w:r>
                <w:r w:rsidRPr="00FF0D62">
                  <w:rPr>
                    <w:rStyle w:val="Lienhypertexte"/>
                    <w:b/>
                    <w:bCs/>
                    <w:noProof/>
                    <w:lang w:val="en-US"/>
                  </w:rPr>
                  <w:t>Travel Authorization (TA)</w:t>
                </w:r>
                <w:r>
                  <w:rPr>
                    <w:noProof/>
                    <w:webHidden/>
                  </w:rPr>
                  <w:tab/>
                </w:r>
                <w:r>
                  <w:rPr>
                    <w:noProof/>
                    <w:webHidden/>
                  </w:rPr>
                  <w:fldChar w:fldCharType="begin"/>
                </w:r>
                <w:r>
                  <w:rPr>
                    <w:noProof/>
                    <w:webHidden/>
                  </w:rPr>
                  <w:instrText xml:space="preserve"> PAGEREF _Toc65674245 \h </w:instrText>
                </w:r>
                <w:r>
                  <w:rPr>
                    <w:noProof/>
                    <w:webHidden/>
                  </w:rPr>
                </w:r>
                <w:r>
                  <w:rPr>
                    <w:noProof/>
                    <w:webHidden/>
                  </w:rPr>
                  <w:fldChar w:fldCharType="separate"/>
                </w:r>
                <w:r>
                  <w:rPr>
                    <w:noProof/>
                    <w:webHidden/>
                  </w:rPr>
                  <w:t>4</w:t>
                </w:r>
                <w:r>
                  <w:rPr>
                    <w:noProof/>
                    <w:webHidden/>
                  </w:rPr>
                  <w:fldChar w:fldCharType="end"/>
                </w:r>
              </w:hyperlink>
            </w:p>
            <w:p w14:paraId="520DD404" w14:textId="5901465C" w:rsidR="00B93160" w:rsidRDefault="00B93160">
              <w:pPr>
                <w:pStyle w:val="TM2"/>
                <w:tabs>
                  <w:tab w:val="left" w:pos="880"/>
                  <w:tab w:val="right" w:leader="dot" w:pos="9060"/>
                </w:tabs>
                <w:rPr>
                  <w:rFonts w:eastAsiaTheme="minorEastAsia"/>
                  <w:noProof/>
                  <w:lang w:eastAsia="fr-CH"/>
                </w:rPr>
              </w:pPr>
              <w:hyperlink w:anchor="_Toc65674246" w:history="1">
                <w:r w:rsidRPr="00FF0D62">
                  <w:rPr>
                    <w:rStyle w:val="Lienhypertexte"/>
                    <w:b/>
                    <w:bCs/>
                    <w:noProof/>
                    <w:lang w:val="en-US"/>
                  </w:rPr>
                  <w:t>1.2.</w:t>
                </w:r>
                <w:r>
                  <w:rPr>
                    <w:rFonts w:eastAsiaTheme="minorEastAsia"/>
                    <w:noProof/>
                    <w:lang w:eastAsia="fr-CH"/>
                  </w:rPr>
                  <w:tab/>
                </w:r>
                <w:r w:rsidRPr="00FF0D62">
                  <w:rPr>
                    <w:rStyle w:val="Lienhypertexte"/>
                    <w:b/>
                    <w:bCs/>
                    <w:noProof/>
                    <w:lang w:val="en-US"/>
                  </w:rPr>
                  <w:t>Meeting Form (MF)</w:t>
                </w:r>
                <w:r>
                  <w:rPr>
                    <w:noProof/>
                    <w:webHidden/>
                  </w:rPr>
                  <w:tab/>
                </w:r>
                <w:r>
                  <w:rPr>
                    <w:noProof/>
                    <w:webHidden/>
                  </w:rPr>
                  <w:fldChar w:fldCharType="begin"/>
                </w:r>
                <w:r>
                  <w:rPr>
                    <w:noProof/>
                    <w:webHidden/>
                  </w:rPr>
                  <w:instrText xml:space="preserve"> PAGEREF _Toc65674246 \h </w:instrText>
                </w:r>
                <w:r>
                  <w:rPr>
                    <w:noProof/>
                    <w:webHidden/>
                  </w:rPr>
                </w:r>
                <w:r>
                  <w:rPr>
                    <w:noProof/>
                    <w:webHidden/>
                  </w:rPr>
                  <w:fldChar w:fldCharType="separate"/>
                </w:r>
                <w:r>
                  <w:rPr>
                    <w:noProof/>
                    <w:webHidden/>
                  </w:rPr>
                  <w:t>5</w:t>
                </w:r>
                <w:r>
                  <w:rPr>
                    <w:noProof/>
                    <w:webHidden/>
                  </w:rPr>
                  <w:fldChar w:fldCharType="end"/>
                </w:r>
              </w:hyperlink>
            </w:p>
            <w:p w14:paraId="778B6D8C" w14:textId="7891C926" w:rsidR="00B93160" w:rsidRDefault="00B93160">
              <w:pPr>
                <w:pStyle w:val="TM2"/>
                <w:tabs>
                  <w:tab w:val="left" w:pos="880"/>
                  <w:tab w:val="right" w:leader="dot" w:pos="9060"/>
                </w:tabs>
                <w:rPr>
                  <w:rFonts w:eastAsiaTheme="minorEastAsia"/>
                  <w:noProof/>
                  <w:lang w:eastAsia="fr-CH"/>
                </w:rPr>
              </w:pPr>
              <w:hyperlink w:anchor="_Toc65674247" w:history="1">
                <w:r w:rsidRPr="00FF0D62">
                  <w:rPr>
                    <w:rStyle w:val="Lienhypertexte"/>
                    <w:b/>
                    <w:bCs/>
                    <w:noProof/>
                    <w:lang w:val="en-US"/>
                  </w:rPr>
                  <w:t>1.3.</w:t>
                </w:r>
                <w:r>
                  <w:rPr>
                    <w:rFonts w:eastAsiaTheme="minorEastAsia"/>
                    <w:noProof/>
                    <w:lang w:eastAsia="fr-CH"/>
                  </w:rPr>
                  <w:tab/>
                </w:r>
                <w:r w:rsidRPr="00FF0D62">
                  <w:rPr>
                    <w:rStyle w:val="Lienhypertexte"/>
                    <w:b/>
                    <w:bCs/>
                    <w:noProof/>
                    <w:lang w:val="en-US"/>
                  </w:rPr>
                  <w:t>Flight booking procedure</w:t>
                </w:r>
                <w:r>
                  <w:rPr>
                    <w:noProof/>
                    <w:webHidden/>
                  </w:rPr>
                  <w:tab/>
                </w:r>
                <w:r>
                  <w:rPr>
                    <w:noProof/>
                    <w:webHidden/>
                  </w:rPr>
                  <w:fldChar w:fldCharType="begin"/>
                </w:r>
                <w:r>
                  <w:rPr>
                    <w:noProof/>
                    <w:webHidden/>
                  </w:rPr>
                  <w:instrText xml:space="preserve"> PAGEREF _Toc65674247 \h </w:instrText>
                </w:r>
                <w:r>
                  <w:rPr>
                    <w:noProof/>
                    <w:webHidden/>
                  </w:rPr>
                </w:r>
                <w:r>
                  <w:rPr>
                    <w:noProof/>
                    <w:webHidden/>
                  </w:rPr>
                  <w:fldChar w:fldCharType="separate"/>
                </w:r>
                <w:r>
                  <w:rPr>
                    <w:noProof/>
                    <w:webHidden/>
                  </w:rPr>
                  <w:t>7</w:t>
                </w:r>
                <w:r>
                  <w:rPr>
                    <w:noProof/>
                    <w:webHidden/>
                  </w:rPr>
                  <w:fldChar w:fldCharType="end"/>
                </w:r>
              </w:hyperlink>
            </w:p>
            <w:p w14:paraId="3AF69ABB" w14:textId="6F72FD2A" w:rsidR="00B93160" w:rsidRDefault="00B93160">
              <w:pPr>
                <w:pStyle w:val="TM3"/>
                <w:tabs>
                  <w:tab w:val="left" w:pos="1320"/>
                  <w:tab w:val="right" w:leader="dot" w:pos="9060"/>
                </w:tabs>
                <w:rPr>
                  <w:rFonts w:eastAsiaTheme="minorEastAsia"/>
                  <w:noProof/>
                  <w:lang w:eastAsia="fr-CH"/>
                </w:rPr>
              </w:pPr>
              <w:hyperlink w:anchor="_Toc65674248" w:history="1">
                <w:r w:rsidRPr="00FF0D62">
                  <w:rPr>
                    <w:rStyle w:val="Lienhypertexte"/>
                    <w:b/>
                    <w:bCs/>
                    <w:noProof/>
                    <w:lang w:val="en-US"/>
                  </w:rPr>
                  <w:t>1.3.1.</w:t>
                </w:r>
                <w:r>
                  <w:rPr>
                    <w:rFonts w:eastAsiaTheme="minorEastAsia"/>
                    <w:noProof/>
                    <w:lang w:eastAsia="fr-CH"/>
                  </w:rPr>
                  <w:tab/>
                </w:r>
                <w:r w:rsidRPr="00FF0D62">
                  <w:rPr>
                    <w:rStyle w:val="Lienhypertexte"/>
                    <w:b/>
                    <w:bCs/>
                    <w:noProof/>
                    <w:lang w:val="en-US"/>
                  </w:rPr>
                  <w:t>Booking class</w:t>
                </w:r>
                <w:r>
                  <w:rPr>
                    <w:noProof/>
                    <w:webHidden/>
                  </w:rPr>
                  <w:tab/>
                </w:r>
                <w:r>
                  <w:rPr>
                    <w:noProof/>
                    <w:webHidden/>
                  </w:rPr>
                  <w:fldChar w:fldCharType="begin"/>
                </w:r>
                <w:r>
                  <w:rPr>
                    <w:noProof/>
                    <w:webHidden/>
                  </w:rPr>
                  <w:instrText xml:space="preserve"> PAGEREF _Toc65674248 \h </w:instrText>
                </w:r>
                <w:r>
                  <w:rPr>
                    <w:noProof/>
                    <w:webHidden/>
                  </w:rPr>
                </w:r>
                <w:r>
                  <w:rPr>
                    <w:noProof/>
                    <w:webHidden/>
                  </w:rPr>
                  <w:fldChar w:fldCharType="separate"/>
                </w:r>
                <w:r>
                  <w:rPr>
                    <w:noProof/>
                    <w:webHidden/>
                  </w:rPr>
                  <w:t>8</w:t>
                </w:r>
                <w:r>
                  <w:rPr>
                    <w:noProof/>
                    <w:webHidden/>
                  </w:rPr>
                  <w:fldChar w:fldCharType="end"/>
                </w:r>
              </w:hyperlink>
            </w:p>
            <w:p w14:paraId="219ACFFA" w14:textId="26541CB0" w:rsidR="00B93160" w:rsidRDefault="00B93160">
              <w:pPr>
                <w:pStyle w:val="TM3"/>
                <w:tabs>
                  <w:tab w:val="left" w:pos="1320"/>
                  <w:tab w:val="right" w:leader="dot" w:pos="9060"/>
                </w:tabs>
                <w:rPr>
                  <w:rFonts w:eastAsiaTheme="minorEastAsia"/>
                  <w:noProof/>
                  <w:lang w:eastAsia="fr-CH"/>
                </w:rPr>
              </w:pPr>
              <w:hyperlink w:anchor="_Toc65674249" w:history="1">
                <w:r w:rsidRPr="00FF0D62">
                  <w:rPr>
                    <w:rStyle w:val="Lienhypertexte"/>
                    <w:b/>
                    <w:bCs/>
                    <w:noProof/>
                    <w:lang w:val="en-US"/>
                  </w:rPr>
                  <w:t>1.3.2.</w:t>
                </w:r>
                <w:r>
                  <w:rPr>
                    <w:rFonts w:eastAsiaTheme="minorEastAsia"/>
                    <w:noProof/>
                    <w:lang w:eastAsia="fr-CH"/>
                  </w:rPr>
                  <w:tab/>
                </w:r>
                <w:r w:rsidRPr="00FF0D62">
                  <w:rPr>
                    <w:rStyle w:val="Lienhypertexte"/>
                    <w:b/>
                    <w:bCs/>
                    <w:noProof/>
                    <w:lang w:val="en-US"/>
                  </w:rPr>
                  <w:t>EasyJet</w:t>
                </w:r>
                <w:r>
                  <w:rPr>
                    <w:noProof/>
                    <w:webHidden/>
                  </w:rPr>
                  <w:tab/>
                </w:r>
                <w:r>
                  <w:rPr>
                    <w:noProof/>
                    <w:webHidden/>
                  </w:rPr>
                  <w:fldChar w:fldCharType="begin"/>
                </w:r>
                <w:r>
                  <w:rPr>
                    <w:noProof/>
                    <w:webHidden/>
                  </w:rPr>
                  <w:instrText xml:space="preserve"> PAGEREF _Toc65674249 \h </w:instrText>
                </w:r>
                <w:r>
                  <w:rPr>
                    <w:noProof/>
                    <w:webHidden/>
                  </w:rPr>
                </w:r>
                <w:r>
                  <w:rPr>
                    <w:noProof/>
                    <w:webHidden/>
                  </w:rPr>
                  <w:fldChar w:fldCharType="separate"/>
                </w:r>
                <w:r>
                  <w:rPr>
                    <w:noProof/>
                    <w:webHidden/>
                  </w:rPr>
                  <w:t>8</w:t>
                </w:r>
                <w:r>
                  <w:rPr>
                    <w:noProof/>
                    <w:webHidden/>
                  </w:rPr>
                  <w:fldChar w:fldCharType="end"/>
                </w:r>
              </w:hyperlink>
            </w:p>
            <w:p w14:paraId="4B296DB4" w14:textId="570D6AC7" w:rsidR="00B93160" w:rsidRDefault="00B93160">
              <w:pPr>
                <w:pStyle w:val="TM3"/>
                <w:tabs>
                  <w:tab w:val="left" w:pos="1320"/>
                  <w:tab w:val="right" w:leader="dot" w:pos="9060"/>
                </w:tabs>
                <w:rPr>
                  <w:rFonts w:eastAsiaTheme="minorEastAsia"/>
                  <w:noProof/>
                  <w:lang w:eastAsia="fr-CH"/>
                </w:rPr>
              </w:pPr>
              <w:hyperlink w:anchor="_Toc65674250" w:history="1">
                <w:r w:rsidRPr="00FF0D62">
                  <w:rPr>
                    <w:rStyle w:val="Lienhypertexte"/>
                    <w:b/>
                    <w:bCs/>
                    <w:noProof/>
                    <w:lang w:val="en-US"/>
                  </w:rPr>
                  <w:t>1.3.3.</w:t>
                </w:r>
                <w:r>
                  <w:rPr>
                    <w:rFonts w:eastAsiaTheme="minorEastAsia"/>
                    <w:noProof/>
                    <w:lang w:eastAsia="fr-CH"/>
                  </w:rPr>
                  <w:tab/>
                </w:r>
                <w:r w:rsidRPr="00FF0D62">
                  <w:rPr>
                    <w:rStyle w:val="Lienhypertexte"/>
                    <w:b/>
                    <w:bCs/>
                    <w:noProof/>
                    <w:lang w:val="en-US"/>
                  </w:rPr>
                  <w:t>NGO rate</w:t>
                </w:r>
                <w:r>
                  <w:rPr>
                    <w:noProof/>
                    <w:webHidden/>
                  </w:rPr>
                  <w:tab/>
                </w:r>
                <w:r>
                  <w:rPr>
                    <w:noProof/>
                    <w:webHidden/>
                  </w:rPr>
                  <w:fldChar w:fldCharType="begin"/>
                </w:r>
                <w:r>
                  <w:rPr>
                    <w:noProof/>
                    <w:webHidden/>
                  </w:rPr>
                  <w:instrText xml:space="preserve"> PAGEREF _Toc65674250 \h </w:instrText>
                </w:r>
                <w:r>
                  <w:rPr>
                    <w:noProof/>
                    <w:webHidden/>
                  </w:rPr>
                </w:r>
                <w:r>
                  <w:rPr>
                    <w:noProof/>
                    <w:webHidden/>
                  </w:rPr>
                  <w:fldChar w:fldCharType="separate"/>
                </w:r>
                <w:r>
                  <w:rPr>
                    <w:noProof/>
                    <w:webHidden/>
                  </w:rPr>
                  <w:t>8</w:t>
                </w:r>
                <w:r>
                  <w:rPr>
                    <w:noProof/>
                    <w:webHidden/>
                  </w:rPr>
                  <w:fldChar w:fldCharType="end"/>
                </w:r>
              </w:hyperlink>
            </w:p>
            <w:p w14:paraId="0F6281F6" w14:textId="279C54F3" w:rsidR="00B93160" w:rsidRDefault="00B93160">
              <w:pPr>
                <w:pStyle w:val="TM2"/>
                <w:tabs>
                  <w:tab w:val="left" w:pos="880"/>
                  <w:tab w:val="right" w:leader="dot" w:pos="9060"/>
                </w:tabs>
                <w:rPr>
                  <w:rFonts w:eastAsiaTheme="minorEastAsia"/>
                  <w:noProof/>
                  <w:lang w:eastAsia="fr-CH"/>
                </w:rPr>
              </w:pPr>
              <w:hyperlink w:anchor="_Toc65674251" w:history="1">
                <w:r w:rsidRPr="00FF0D62">
                  <w:rPr>
                    <w:rStyle w:val="Lienhypertexte"/>
                    <w:b/>
                    <w:bCs/>
                    <w:noProof/>
                    <w:lang w:val="en-US"/>
                  </w:rPr>
                  <w:t>1.4.</w:t>
                </w:r>
                <w:r>
                  <w:rPr>
                    <w:rFonts w:eastAsiaTheme="minorEastAsia"/>
                    <w:noProof/>
                    <w:lang w:eastAsia="fr-CH"/>
                  </w:rPr>
                  <w:tab/>
                </w:r>
                <w:r w:rsidRPr="00FF0D62">
                  <w:rPr>
                    <w:rStyle w:val="Lienhypertexte"/>
                    <w:b/>
                    <w:bCs/>
                    <w:noProof/>
                    <w:lang w:val="en-US"/>
                  </w:rPr>
                  <w:t>Train tickets</w:t>
                </w:r>
                <w:r>
                  <w:rPr>
                    <w:noProof/>
                    <w:webHidden/>
                  </w:rPr>
                  <w:tab/>
                </w:r>
                <w:r>
                  <w:rPr>
                    <w:noProof/>
                    <w:webHidden/>
                  </w:rPr>
                  <w:fldChar w:fldCharType="begin"/>
                </w:r>
                <w:r>
                  <w:rPr>
                    <w:noProof/>
                    <w:webHidden/>
                  </w:rPr>
                  <w:instrText xml:space="preserve"> PAGEREF _Toc65674251 \h </w:instrText>
                </w:r>
                <w:r>
                  <w:rPr>
                    <w:noProof/>
                    <w:webHidden/>
                  </w:rPr>
                </w:r>
                <w:r>
                  <w:rPr>
                    <w:noProof/>
                    <w:webHidden/>
                  </w:rPr>
                  <w:fldChar w:fldCharType="separate"/>
                </w:r>
                <w:r>
                  <w:rPr>
                    <w:noProof/>
                    <w:webHidden/>
                  </w:rPr>
                  <w:t>8</w:t>
                </w:r>
                <w:r>
                  <w:rPr>
                    <w:noProof/>
                    <w:webHidden/>
                  </w:rPr>
                  <w:fldChar w:fldCharType="end"/>
                </w:r>
              </w:hyperlink>
            </w:p>
            <w:p w14:paraId="51207F9A" w14:textId="2DE03226" w:rsidR="00B93160" w:rsidRDefault="00B93160">
              <w:pPr>
                <w:pStyle w:val="TM2"/>
                <w:tabs>
                  <w:tab w:val="left" w:pos="880"/>
                  <w:tab w:val="right" w:leader="dot" w:pos="9060"/>
                </w:tabs>
                <w:rPr>
                  <w:rFonts w:eastAsiaTheme="minorEastAsia"/>
                  <w:noProof/>
                  <w:lang w:eastAsia="fr-CH"/>
                </w:rPr>
              </w:pPr>
              <w:hyperlink w:anchor="_Toc65674252" w:history="1">
                <w:r w:rsidRPr="00FF0D62">
                  <w:rPr>
                    <w:rStyle w:val="Lienhypertexte"/>
                    <w:b/>
                    <w:bCs/>
                    <w:noProof/>
                    <w:lang w:val="en-US"/>
                  </w:rPr>
                  <w:t>1.5.</w:t>
                </w:r>
                <w:r>
                  <w:rPr>
                    <w:rFonts w:eastAsiaTheme="minorEastAsia"/>
                    <w:noProof/>
                    <w:lang w:eastAsia="fr-CH"/>
                  </w:rPr>
                  <w:tab/>
                </w:r>
                <w:r w:rsidRPr="00FF0D62">
                  <w:rPr>
                    <w:rStyle w:val="Lienhypertexte"/>
                    <w:b/>
                    <w:bCs/>
                    <w:noProof/>
                    <w:lang w:val="en-US"/>
                  </w:rPr>
                  <w:t>Accommodation</w:t>
                </w:r>
                <w:r>
                  <w:rPr>
                    <w:noProof/>
                    <w:webHidden/>
                  </w:rPr>
                  <w:tab/>
                </w:r>
                <w:r>
                  <w:rPr>
                    <w:noProof/>
                    <w:webHidden/>
                  </w:rPr>
                  <w:fldChar w:fldCharType="begin"/>
                </w:r>
                <w:r>
                  <w:rPr>
                    <w:noProof/>
                    <w:webHidden/>
                  </w:rPr>
                  <w:instrText xml:space="preserve"> PAGEREF _Toc65674252 \h </w:instrText>
                </w:r>
                <w:r>
                  <w:rPr>
                    <w:noProof/>
                    <w:webHidden/>
                  </w:rPr>
                </w:r>
                <w:r>
                  <w:rPr>
                    <w:noProof/>
                    <w:webHidden/>
                  </w:rPr>
                  <w:fldChar w:fldCharType="separate"/>
                </w:r>
                <w:r>
                  <w:rPr>
                    <w:noProof/>
                    <w:webHidden/>
                  </w:rPr>
                  <w:t>9</w:t>
                </w:r>
                <w:r>
                  <w:rPr>
                    <w:noProof/>
                    <w:webHidden/>
                  </w:rPr>
                  <w:fldChar w:fldCharType="end"/>
                </w:r>
              </w:hyperlink>
            </w:p>
            <w:p w14:paraId="66CC0A7D" w14:textId="089D3228" w:rsidR="00B93160" w:rsidRDefault="00B93160">
              <w:pPr>
                <w:pStyle w:val="TM2"/>
                <w:tabs>
                  <w:tab w:val="left" w:pos="880"/>
                  <w:tab w:val="right" w:leader="dot" w:pos="9060"/>
                </w:tabs>
                <w:rPr>
                  <w:rFonts w:eastAsiaTheme="minorEastAsia"/>
                  <w:noProof/>
                  <w:lang w:eastAsia="fr-CH"/>
                </w:rPr>
              </w:pPr>
              <w:hyperlink w:anchor="_Toc65674253" w:history="1">
                <w:r w:rsidRPr="00FF0D62">
                  <w:rPr>
                    <w:rStyle w:val="Lienhypertexte"/>
                    <w:b/>
                    <w:bCs/>
                    <w:noProof/>
                    <w:lang w:val="en-US"/>
                  </w:rPr>
                  <w:t>1.6.</w:t>
                </w:r>
                <w:r>
                  <w:rPr>
                    <w:rFonts w:eastAsiaTheme="minorEastAsia"/>
                    <w:noProof/>
                    <w:lang w:eastAsia="fr-CH"/>
                  </w:rPr>
                  <w:tab/>
                </w:r>
                <w:r w:rsidRPr="00FF0D62">
                  <w:rPr>
                    <w:rStyle w:val="Lienhypertexte"/>
                    <w:b/>
                    <w:bCs/>
                    <w:noProof/>
                    <w:lang w:val="en-US"/>
                  </w:rPr>
                  <w:t>Visa procedure</w:t>
                </w:r>
                <w:r>
                  <w:rPr>
                    <w:noProof/>
                    <w:webHidden/>
                  </w:rPr>
                  <w:tab/>
                </w:r>
                <w:r>
                  <w:rPr>
                    <w:noProof/>
                    <w:webHidden/>
                  </w:rPr>
                  <w:fldChar w:fldCharType="begin"/>
                </w:r>
                <w:r>
                  <w:rPr>
                    <w:noProof/>
                    <w:webHidden/>
                  </w:rPr>
                  <w:instrText xml:space="preserve"> PAGEREF _Toc65674253 \h </w:instrText>
                </w:r>
                <w:r>
                  <w:rPr>
                    <w:noProof/>
                    <w:webHidden/>
                  </w:rPr>
                </w:r>
                <w:r>
                  <w:rPr>
                    <w:noProof/>
                    <w:webHidden/>
                  </w:rPr>
                  <w:fldChar w:fldCharType="separate"/>
                </w:r>
                <w:r>
                  <w:rPr>
                    <w:noProof/>
                    <w:webHidden/>
                  </w:rPr>
                  <w:t>9</w:t>
                </w:r>
                <w:r>
                  <w:rPr>
                    <w:noProof/>
                    <w:webHidden/>
                  </w:rPr>
                  <w:fldChar w:fldCharType="end"/>
                </w:r>
              </w:hyperlink>
            </w:p>
            <w:p w14:paraId="3CBB4B8E" w14:textId="2358308F" w:rsidR="00B93160" w:rsidRDefault="00B93160">
              <w:pPr>
                <w:pStyle w:val="TM1"/>
                <w:tabs>
                  <w:tab w:val="left" w:pos="440"/>
                  <w:tab w:val="right" w:leader="dot" w:pos="9060"/>
                </w:tabs>
                <w:rPr>
                  <w:rFonts w:eastAsiaTheme="minorEastAsia"/>
                  <w:noProof/>
                  <w:lang w:eastAsia="fr-CH"/>
                </w:rPr>
              </w:pPr>
              <w:hyperlink w:anchor="_Toc65674254" w:history="1">
                <w:r w:rsidRPr="00FF0D62">
                  <w:rPr>
                    <w:rStyle w:val="Lienhypertexte"/>
                    <w:b/>
                    <w:bCs/>
                    <w:noProof/>
                    <w:lang w:val="en-US"/>
                  </w:rPr>
                  <w:t>2.</w:t>
                </w:r>
                <w:r>
                  <w:rPr>
                    <w:rFonts w:eastAsiaTheme="minorEastAsia"/>
                    <w:noProof/>
                    <w:lang w:eastAsia="fr-CH"/>
                  </w:rPr>
                  <w:tab/>
                </w:r>
                <w:r w:rsidRPr="00FF0D62">
                  <w:rPr>
                    <w:rStyle w:val="Lienhypertexte"/>
                    <w:b/>
                    <w:bCs/>
                    <w:noProof/>
                    <w:lang w:val="en-US"/>
                  </w:rPr>
                  <w:t>Administrative procedures</w:t>
                </w:r>
                <w:r>
                  <w:rPr>
                    <w:noProof/>
                    <w:webHidden/>
                  </w:rPr>
                  <w:tab/>
                </w:r>
                <w:r>
                  <w:rPr>
                    <w:noProof/>
                    <w:webHidden/>
                  </w:rPr>
                  <w:fldChar w:fldCharType="begin"/>
                </w:r>
                <w:r>
                  <w:rPr>
                    <w:noProof/>
                    <w:webHidden/>
                  </w:rPr>
                  <w:instrText xml:space="preserve"> PAGEREF _Toc65674254 \h </w:instrText>
                </w:r>
                <w:r>
                  <w:rPr>
                    <w:noProof/>
                    <w:webHidden/>
                  </w:rPr>
                </w:r>
                <w:r>
                  <w:rPr>
                    <w:noProof/>
                    <w:webHidden/>
                  </w:rPr>
                  <w:fldChar w:fldCharType="separate"/>
                </w:r>
                <w:r>
                  <w:rPr>
                    <w:noProof/>
                    <w:webHidden/>
                  </w:rPr>
                  <w:t>10</w:t>
                </w:r>
                <w:r>
                  <w:rPr>
                    <w:noProof/>
                    <w:webHidden/>
                  </w:rPr>
                  <w:fldChar w:fldCharType="end"/>
                </w:r>
              </w:hyperlink>
            </w:p>
            <w:p w14:paraId="784E60DF" w14:textId="61B04E1D" w:rsidR="00B93160" w:rsidRDefault="00B93160">
              <w:pPr>
                <w:pStyle w:val="TM2"/>
                <w:tabs>
                  <w:tab w:val="left" w:pos="880"/>
                  <w:tab w:val="right" w:leader="dot" w:pos="9060"/>
                </w:tabs>
                <w:rPr>
                  <w:rFonts w:eastAsiaTheme="minorEastAsia"/>
                  <w:noProof/>
                  <w:lang w:eastAsia="fr-CH"/>
                </w:rPr>
              </w:pPr>
              <w:hyperlink w:anchor="_Toc65674255" w:history="1">
                <w:r w:rsidRPr="00FF0D62">
                  <w:rPr>
                    <w:rStyle w:val="Lienhypertexte"/>
                    <w:b/>
                    <w:bCs/>
                    <w:noProof/>
                    <w:lang w:val="en-US"/>
                  </w:rPr>
                  <w:t>2.1.</w:t>
                </w:r>
                <w:r>
                  <w:rPr>
                    <w:rFonts w:eastAsiaTheme="minorEastAsia"/>
                    <w:noProof/>
                    <w:lang w:eastAsia="fr-CH"/>
                  </w:rPr>
                  <w:tab/>
                </w:r>
                <w:r w:rsidRPr="00FF0D62">
                  <w:rPr>
                    <w:rStyle w:val="Lienhypertexte"/>
                    <w:b/>
                    <w:bCs/>
                    <w:noProof/>
                    <w:lang w:val="en-US"/>
                  </w:rPr>
                  <w:t>Supporting documents</w:t>
                </w:r>
                <w:r>
                  <w:rPr>
                    <w:noProof/>
                    <w:webHidden/>
                  </w:rPr>
                  <w:tab/>
                </w:r>
                <w:r>
                  <w:rPr>
                    <w:noProof/>
                    <w:webHidden/>
                  </w:rPr>
                  <w:fldChar w:fldCharType="begin"/>
                </w:r>
                <w:r>
                  <w:rPr>
                    <w:noProof/>
                    <w:webHidden/>
                  </w:rPr>
                  <w:instrText xml:space="preserve"> PAGEREF _Toc65674255 \h </w:instrText>
                </w:r>
                <w:r>
                  <w:rPr>
                    <w:noProof/>
                    <w:webHidden/>
                  </w:rPr>
                </w:r>
                <w:r>
                  <w:rPr>
                    <w:noProof/>
                    <w:webHidden/>
                  </w:rPr>
                  <w:fldChar w:fldCharType="separate"/>
                </w:r>
                <w:r>
                  <w:rPr>
                    <w:noProof/>
                    <w:webHidden/>
                  </w:rPr>
                  <w:t>10</w:t>
                </w:r>
                <w:r>
                  <w:rPr>
                    <w:noProof/>
                    <w:webHidden/>
                  </w:rPr>
                  <w:fldChar w:fldCharType="end"/>
                </w:r>
              </w:hyperlink>
            </w:p>
            <w:p w14:paraId="71E7467E" w14:textId="0CA801A9" w:rsidR="00B93160" w:rsidRDefault="00B93160">
              <w:pPr>
                <w:pStyle w:val="TM3"/>
                <w:tabs>
                  <w:tab w:val="left" w:pos="1320"/>
                  <w:tab w:val="right" w:leader="dot" w:pos="9060"/>
                </w:tabs>
                <w:rPr>
                  <w:rFonts w:eastAsiaTheme="minorEastAsia"/>
                  <w:noProof/>
                  <w:lang w:eastAsia="fr-CH"/>
                </w:rPr>
              </w:pPr>
              <w:hyperlink w:anchor="_Toc65674256" w:history="1">
                <w:r w:rsidRPr="00FF0D62">
                  <w:rPr>
                    <w:rStyle w:val="Lienhypertexte"/>
                    <w:b/>
                    <w:bCs/>
                    <w:noProof/>
                    <w:lang w:val="en-US"/>
                  </w:rPr>
                  <w:t>2.1.1.</w:t>
                </w:r>
                <w:r>
                  <w:rPr>
                    <w:rFonts w:eastAsiaTheme="minorEastAsia"/>
                    <w:noProof/>
                    <w:lang w:eastAsia="fr-CH"/>
                  </w:rPr>
                  <w:tab/>
                </w:r>
                <w:r w:rsidRPr="00FF0D62">
                  <w:rPr>
                    <w:rStyle w:val="Lienhypertexte"/>
                    <w:b/>
                    <w:bCs/>
                    <w:noProof/>
                    <w:lang w:val="en-US"/>
                  </w:rPr>
                  <w:t>Contracts</w:t>
                </w:r>
                <w:r>
                  <w:rPr>
                    <w:noProof/>
                    <w:webHidden/>
                  </w:rPr>
                  <w:tab/>
                </w:r>
                <w:r>
                  <w:rPr>
                    <w:noProof/>
                    <w:webHidden/>
                  </w:rPr>
                  <w:fldChar w:fldCharType="begin"/>
                </w:r>
                <w:r>
                  <w:rPr>
                    <w:noProof/>
                    <w:webHidden/>
                  </w:rPr>
                  <w:instrText xml:space="preserve"> PAGEREF _Toc65674256 \h </w:instrText>
                </w:r>
                <w:r>
                  <w:rPr>
                    <w:noProof/>
                    <w:webHidden/>
                  </w:rPr>
                </w:r>
                <w:r>
                  <w:rPr>
                    <w:noProof/>
                    <w:webHidden/>
                  </w:rPr>
                  <w:fldChar w:fldCharType="separate"/>
                </w:r>
                <w:r>
                  <w:rPr>
                    <w:noProof/>
                    <w:webHidden/>
                  </w:rPr>
                  <w:t>10</w:t>
                </w:r>
                <w:r>
                  <w:rPr>
                    <w:noProof/>
                    <w:webHidden/>
                  </w:rPr>
                  <w:fldChar w:fldCharType="end"/>
                </w:r>
              </w:hyperlink>
            </w:p>
            <w:p w14:paraId="508836CD" w14:textId="4B1DC0F2" w:rsidR="00B93160" w:rsidRDefault="00B93160">
              <w:pPr>
                <w:pStyle w:val="TM3"/>
                <w:tabs>
                  <w:tab w:val="left" w:pos="1320"/>
                  <w:tab w:val="right" w:leader="dot" w:pos="9060"/>
                </w:tabs>
                <w:rPr>
                  <w:rFonts w:eastAsiaTheme="minorEastAsia"/>
                  <w:noProof/>
                  <w:lang w:eastAsia="fr-CH"/>
                </w:rPr>
              </w:pPr>
              <w:hyperlink w:anchor="_Toc65674257" w:history="1">
                <w:r w:rsidRPr="00FF0D62">
                  <w:rPr>
                    <w:rStyle w:val="Lienhypertexte"/>
                    <w:b/>
                    <w:bCs/>
                    <w:noProof/>
                    <w:lang w:val="en-US"/>
                  </w:rPr>
                  <w:t>2.1.2.</w:t>
                </w:r>
                <w:r>
                  <w:rPr>
                    <w:rFonts w:eastAsiaTheme="minorEastAsia"/>
                    <w:noProof/>
                    <w:lang w:eastAsia="fr-CH"/>
                  </w:rPr>
                  <w:tab/>
                </w:r>
                <w:r w:rsidRPr="00FF0D62">
                  <w:rPr>
                    <w:rStyle w:val="Lienhypertexte"/>
                    <w:b/>
                    <w:bCs/>
                    <w:noProof/>
                    <w:lang w:val="en-US"/>
                  </w:rPr>
                  <w:t>Purchase Order (PO)</w:t>
                </w:r>
                <w:r>
                  <w:rPr>
                    <w:noProof/>
                    <w:webHidden/>
                  </w:rPr>
                  <w:tab/>
                </w:r>
                <w:r>
                  <w:rPr>
                    <w:noProof/>
                    <w:webHidden/>
                  </w:rPr>
                  <w:fldChar w:fldCharType="begin"/>
                </w:r>
                <w:r>
                  <w:rPr>
                    <w:noProof/>
                    <w:webHidden/>
                  </w:rPr>
                  <w:instrText xml:space="preserve"> PAGEREF _Toc65674257 \h </w:instrText>
                </w:r>
                <w:r>
                  <w:rPr>
                    <w:noProof/>
                    <w:webHidden/>
                  </w:rPr>
                </w:r>
                <w:r>
                  <w:rPr>
                    <w:noProof/>
                    <w:webHidden/>
                  </w:rPr>
                  <w:fldChar w:fldCharType="separate"/>
                </w:r>
                <w:r>
                  <w:rPr>
                    <w:noProof/>
                    <w:webHidden/>
                  </w:rPr>
                  <w:t>10</w:t>
                </w:r>
                <w:r>
                  <w:rPr>
                    <w:noProof/>
                    <w:webHidden/>
                  </w:rPr>
                  <w:fldChar w:fldCharType="end"/>
                </w:r>
              </w:hyperlink>
            </w:p>
            <w:p w14:paraId="14AB2706" w14:textId="0B2FF908" w:rsidR="00B93160" w:rsidRDefault="00B93160">
              <w:pPr>
                <w:pStyle w:val="TM3"/>
                <w:tabs>
                  <w:tab w:val="left" w:pos="1320"/>
                  <w:tab w:val="right" w:leader="dot" w:pos="9060"/>
                </w:tabs>
                <w:rPr>
                  <w:rFonts w:eastAsiaTheme="minorEastAsia"/>
                  <w:noProof/>
                  <w:lang w:eastAsia="fr-CH"/>
                </w:rPr>
              </w:pPr>
              <w:hyperlink w:anchor="_Toc65674258" w:history="1">
                <w:r w:rsidRPr="00FF0D62">
                  <w:rPr>
                    <w:rStyle w:val="Lienhypertexte"/>
                    <w:b/>
                    <w:bCs/>
                    <w:noProof/>
                    <w:lang w:val="en-US"/>
                  </w:rPr>
                  <w:t>2.1.3.</w:t>
                </w:r>
                <w:r>
                  <w:rPr>
                    <w:rFonts w:eastAsiaTheme="minorEastAsia"/>
                    <w:noProof/>
                    <w:lang w:eastAsia="fr-CH"/>
                  </w:rPr>
                  <w:tab/>
                </w:r>
                <w:r w:rsidRPr="00FF0D62">
                  <w:rPr>
                    <w:rStyle w:val="Lienhypertexte"/>
                    <w:b/>
                    <w:bCs/>
                    <w:noProof/>
                    <w:lang w:val="en-US"/>
                  </w:rPr>
                  <w:t>Travel record</w:t>
                </w:r>
                <w:r>
                  <w:rPr>
                    <w:noProof/>
                    <w:webHidden/>
                  </w:rPr>
                  <w:tab/>
                </w:r>
                <w:r>
                  <w:rPr>
                    <w:noProof/>
                    <w:webHidden/>
                  </w:rPr>
                  <w:fldChar w:fldCharType="begin"/>
                </w:r>
                <w:r>
                  <w:rPr>
                    <w:noProof/>
                    <w:webHidden/>
                  </w:rPr>
                  <w:instrText xml:space="preserve"> PAGEREF _Toc65674258 \h </w:instrText>
                </w:r>
                <w:r>
                  <w:rPr>
                    <w:noProof/>
                    <w:webHidden/>
                  </w:rPr>
                </w:r>
                <w:r>
                  <w:rPr>
                    <w:noProof/>
                    <w:webHidden/>
                  </w:rPr>
                  <w:fldChar w:fldCharType="separate"/>
                </w:r>
                <w:r>
                  <w:rPr>
                    <w:noProof/>
                    <w:webHidden/>
                  </w:rPr>
                  <w:t>11</w:t>
                </w:r>
                <w:r>
                  <w:rPr>
                    <w:noProof/>
                    <w:webHidden/>
                  </w:rPr>
                  <w:fldChar w:fldCharType="end"/>
                </w:r>
              </w:hyperlink>
            </w:p>
            <w:p w14:paraId="0504CEC6" w14:textId="082C63B5" w:rsidR="00B93160" w:rsidRDefault="00B93160">
              <w:pPr>
                <w:pStyle w:val="TM3"/>
                <w:tabs>
                  <w:tab w:val="left" w:pos="1320"/>
                  <w:tab w:val="right" w:leader="dot" w:pos="9060"/>
                </w:tabs>
                <w:rPr>
                  <w:rFonts w:eastAsiaTheme="minorEastAsia"/>
                  <w:noProof/>
                  <w:lang w:eastAsia="fr-CH"/>
                </w:rPr>
              </w:pPr>
              <w:hyperlink w:anchor="_Toc65674259" w:history="1">
                <w:r w:rsidRPr="00FF0D62">
                  <w:rPr>
                    <w:rStyle w:val="Lienhypertexte"/>
                    <w:b/>
                    <w:bCs/>
                    <w:noProof/>
                    <w:lang w:val="en-US"/>
                  </w:rPr>
                  <w:t>2.1.4.</w:t>
                </w:r>
                <w:r>
                  <w:rPr>
                    <w:rFonts w:eastAsiaTheme="minorEastAsia"/>
                    <w:noProof/>
                    <w:lang w:eastAsia="fr-CH"/>
                  </w:rPr>
                  <w:tab/>
                </w:r>
                <w:r w:rsidRPr="00FF0D62">
                  <w:rPr>
                    <w:rStyle w:val="Lienhypertexte"/>
                    <w:b/>
                    <w:bCs/>
                    <w:noProof/>
                    <w:lang w:val="en-US"/>
                  </w:rPr>
                  <w:t>Invoices (without VAT)</w:t>
                </w:r>
                <w:r>
                  <w:rPr>
                    <w:noProof/>
                    <w:webHidden/>
                  </w:rPr>
                  <w:tab/>
                </w:r>
                <w:r>
                  <w:rPr>
                    <w:noProof/>
                    <w:webHidden/>
                  </w:rPr>
                  <w:fldChar w:fldCharType="begin"/>
                </w:r>
                <w:r>
                  <w:rPr>
                    <w:noProof/>
                    <w:webHidden/>
                  </w:rPr>
                  <w:instrText xml:space="preserve"> PAGEREF _Toc65674259 \h </w:instrText>
                </w:r>
                <w:r>
                  <w:rPr>
                    <w:noProof/>
                    <w:webHidden/>
                  </w:rPr>
                </w:r>
                <w:r>
                  <w:rPr>
                    <w:noProof/>
                    <w:webHidden/>
                  </w:rPr>
                  <w:fldChar w:fldCharType="separate"/>
                </w:r>
                <w:r>
                  <w:rPr>
                    <w:noProof/>
                    <w:webHidden/>
                  </w:rPr>
                  <w:t>11</w:t>
                </w:r>
                <w:r>
                  <w:rPr>
                    <w:noProof/>
                    <w:webHidden/>
                  </w:rPr>
                  <w:fldChar w:fldCharType="end"/>
                </w:r>
              </w:hyperlink>
            </w:p>
            <w:p w14:paraId="247D413F" w14:textId="262D2625" w:rsidR="00B93160" w:rsidRDefault="00B93160">
              <w:pPr>
                <w:pStyle w:val="TM3"/>
                <w:tabs>
                  <w:tab w:val="left" w:pos="1320"/>
                  <w:tab w:val="right" w:leader="dot" w:pos="9060"/>
                </w:tabs>
                <w:rPr>
                  <w:rFonts w:eastAsiaTheme="minorEastAsia"/>
                  <w:noProof/>
                  <w:lang w:eastAsia="fr-CH"/>
                </w:rPr>
              </w:pPr>
              <w:hyperlink w:anchor="_Toc65674260" w:history="1">
                <w:r w:rsidRPr="00FF0D62">
                  <w:rPr>
                    <w:rStyle w:val="Lienhypertexte"/>
                    <w:b/>
                    <w:bCs/>
                    <w:noProof/>
                    <w:lang w:val="en-US"/>
                  </w:rPr>
                  <w:t>2.1.5.</w:t>
                </w:r>
                <w:r>
                  <w:rPr>
                    <w:rFonts w:eastAsiaTheme="minorEastAsia"/>
                    <w:noProof/>
                    <w:lang w:eastAsia="fr-CH"/>
                  </w:rPr>
                  <w:tab/>
                </w:r>
                <w:r w:rsidRPr="00FF0D62">
                  <w:rPr>
                    <w:rStyle w:val="Lienhypertexte"/>
                    <w:b/>
                    <w:bCs/>
                    <w:noProof/>
                    <w:lang w:val="en-US"/>
                  </w:rPr>
                  <w:t>Approval stamp</w:t>
                </w:r>
                <w:r>
                  <w:rPr>
                    <w:noProof/>
                    <w:webHidden/>
                  </w:rPr>
                  <w:tab/>
                </w:r>
                <w:r>
                  <w:rPr>
                    <w:noProof/>
                    <w:webHidden/>
                  </w:rPr>
                  <w:fldChar w:fldCharType="begin"/>
                </w:r>
                <w:r>
                  <w:rPr>
                    <w:noProof/>
                    <w:webHidden/>
                  </w:rPr>
                  <w:instrText xml:space="preserve"> PAGEREF _Toc65674260 \h </w:instrText>
                </w:r>
                <w:r>
                  <w:rPr>
                    <w:noProof/>
                    <w:webHidden/>
                  </w:rPr>
                </w:r>
                <w:r>
                  <w:rPr>
                    <w:noProof/>
                    <w:webHidden/>
                  </w:rPr>
                  <w:fldChar w:fldCharType="separate"/>
                </w:r>
                <w:r>
                  <w:rPr>
                    <w:noProof/>
                    <w:webHidden/>
                  </w:rPr>
                  <w:t>11</w:t>
                </w:r>
                <w:r>
                  <w:rPr>
                    <w:noProof/>
                    <w:webHidden/>
                  </w:rPr>
                  <w:fldChar w:fldCharType="end"/>
                </w:r>
              </w:hyperlink>
            </w:p>
            <w:p w14:paraId="743CD404" w14:textId="60F5C604" w:rsidR="00B93160" w:rsidRDefault="00B93160">
              <w:pPr>
                <w:pStyle w:val="TM2"/>
                <w:tabs>
                  <w:tab w:val="left" w:pos="880"/>
                  <w:tab w:val="right" w:leader="dot" w:pos="9060"/>
                </w:tabs>
                <w:rPr>
                  <w:rFonts w:eastAsiaTheme="minorEastAsia"/>
                  <w:noProof/>
                  <w:lang w:eastAsia="fr-CH"/>
                </w:rPr>
              </w:pPr>
              <w:hyperlink w:anchor="_Toc65674261" w:history="1">
                <w:r w:rsidRPr="00FF0D62">
                  <w:rPr>
                    <w:rStyle w:val="Lienhypertexte"/>
                    <w:b/>
                    <w:bCs/>
                    <w:noProof/>
                    <w:lang w:val="en-US"/>
                  </w:rPr>
                  <w:t>2.2.</w:t>
                </w:r>
                <w:r>
                  <w:rPr>
                    <w:rFonts w:eastAsiaTheme="minorEastAsia"/>
                    <w:noProof/>
                    <w:lang w:eastAsia="fr-CH"/>
                  </w:rPr>
                  <w:tab/>
                </w:r>
                <w:r w:rsidRPr="00FF0D62">
                  <w:rPr>
                    <w:rStyle w:val="Lienhypertexte"/>
                    <w:b/>
                    <w:bCs/>
                    <w:noProof/>
                    <w:lang w:val="en-US"/>
                  </w:rPr>
                  <w:t>Payments</w:t>
                </w:r>
                <w:r>
                  <w:rPr>
                    <w:noProof/>
                    <w:webHidden/>
                  </w:rPr>
                  <w:tab/>
                </w:r>
                <w:r>
                  <w:rPr>
                    <w:noProof/>
                    <w:webHidden/>
                  </w:rPr>
                  <w:fldChar w:fldCharType="begin"/>
                </w:r>
                <w:r>
                  <w:rPr>
                    <w:noProof/>
                    <w:webHidden/>
                  </w:rPr>
                  <w:instrText xml:space="preserve"> PAGEREF _Toc65674261 \h </w:instrText>
                </w:r>
                <w:r>
                  <w:rPr>
                    <w:noProof/>
                    <w:webHidden/>
                  </w:rPr>
                </w:r>
                <w:r>
                  <w:rPr>
                    <w:noProof/>
                    <w:webHidden/>
                  </w:rPr>
                  <w:fldChar w:fldCharType="separate"/>
                </w:r>
                <w:r>
                  <w:rPr>
                    <w:noProof/>
                    <w:webHidden/>
                  </w:rPr>
                  <w:t>12</w:t>
                </w:r>
                <w:r>
                  <w:rPr>
                    <w:noProof/>
                    <w:webHidden/>
                  </w:rPr>
                  <w:fldChar w:fldCharType="end"/>
                </w:r>
              </w:hyperlink>
            </w:p>
            <w:p w14:paraId="5C9E9E41" w14:textId="621EA520" w:rsidR="00B93160" w:rsidRDefault="00B93160">
              <w:pPr>
                <w:pStyle w:val="TM3"/>
                <w:tabs>
                  <w:tab w:val="left" w:pos="1320"/>
                  <w:tab w:val="right" w:leader="dot" w:pos="9060"/>
                </w:tabs>
                <w:rPr>
                  <w:rFonts w:eastAsiaTheme="minorEastAsia"/>
                  <w:noProof/>
                  <w:lang w:eastAsia="fr-CH"/>
                </w:rPr>
              </w:pPr>
              <w:hyperlink w:anchor="_Toc65674262" w:history="1">
                <w:r w:rsidRPr="00FF0D62">
                  <w:rPr>
                    <w:rStyle w:val="Lienhypertexte"/>
                    <w:b/>
                    <w:bCs/>
                    <w:noProof/>
                    <w:lang w:val="en-US"/>
                  </w:rPr>
                  <w:t>2.2.1.</w:t>
                </w:r>
                <w:r>
                  <w:rPr>
                    <w:rFonts w:eastAsiaTheme="minorEastAsia"/>
                    <w:noProof/>
                    <w:lang w:eastAsia="fr-CH"/>
                  </w:rPr>
                  <w:tab/>
                </w:r>
                <w:r w:rsidRPr="00FF0D62">
                  <w:rPr>
                    <w:rStyle w:val="Lienhypertexte"/>
                    <w:b/>
                    <w:bCs/>
                    <w:noProof/>
                    <w:lang w:val="en-US"/>
                  </w:rPr>
                  <w:t>Airplus/A.I.D.A Card</w:t>
                </w:r>
                <w:r>
                  <w:rPr>
                    <w:noProof/>
                    <w:webHidden/>
                  </w:rPr>
                  <w:tab/>
                </w:r>
                <w:r>
                  <w:rPr>
                    <w:noProof/>
                    <w:webHidden/>
                  </w:rPr>
                  <w:fldChar w:fldCharType="begin"/>
                </w:r>
                <w:r>
                  <w:rPr>
                    <w:noProof/>
                    <w:webHidden/>
                  </w:rPr>
                  <w:instrText xml:space="preserve"> PAGEREF _Toc65674262 \h </w:instrText>
                </w:r>
                <w:r>
                  <w:rPr>
                    <w:noProof/>
                    <w:webHidden/>
                  </w:rPr>
                </w:r>
                <w:r>
                  <w:rPr>
                    <w:noProof/>
                    <w:webHidden/>
                  </w:rPr>
                  <w:fldChar w:fldCharType="separate"/>
                </w:r>
                <w:r>
                  <w:rPr>
                    <w:noProof/>
                    <w:webHidden/>
                  </w:rPr>
                  <w:t>12</w:t>
                </w:r>
                <w:r>
                  <w:rPr>
                    <w:noProof/>
                    <w:webHidden/>
                  </w:rPr>
                  <w:fldChar w:fldCharType="end"/>
                </w:r>
              </w:hyperlink>
            </w:p>
            <w:p w14:paraId="4C2A06BE" w14:textId="1153140E" w:rsidR="00B93160" w:rsidRDefault="00B93160">
              <w:pPr>
                <w:pStyle w:val="TM3"/>
                <w:tabs>
                  <w:tab w:val="left" w:pos="1320"/>
                  <w:tab w:val="right" w:leader="dot" w:pos="9060"/>
                </w:tabs>
                <w:rPr>
                  <w:rFonts w:eastAsiaTheme="minorEastAsia"/>
                  <w:noProof/>
                  <w:lang w:eastAsia="fr-CH"/>
                </w:rPr>
              </w:pPr>
              <w:hyperlink w:anchor="_Toc65674263" w:history="1">
                <w:r w:rsidRPr="00FF0D62">
                  <w:rPr>
                    <w:rStyle w:val="Lienhypertexte"/>
                    <w:b/>
                    <w:bCs/>
                    <w:noProof/>
                    <w:lang w:val="en-US"/>
                  </w:rPr>
                  <w:t>2.2.2.</w:t>
                </w:r>
                <w:r>
                  <w:rPr>
                    <w:rFonts w:eastAsiaTheme="minorEastAsia"/>
                    <w:noProof/>
                    <w:lang w:eastAsia="fr-CH"/>
                  </w:rPr>
                  <w:tab/>
                </w:r>
                <w:r w:rsidRPr="00FF0D62">
                  <w:rPr>
                    <w:rStyle w:val="Lienhypertexte"/>
                    <w:b/>
                    <w:bCs/>
                    <w:noProof/>
                    <w:lang w:val="en-US"/>
                  </w:rPr>
                  <w:t>Bank transfer</w:t>
                </w:r>
                <w:r>
                  <w:rPr>
                    <w:noProof/>
                    <w:webHidden/>
                  </w:rPr>
                  <w:tab/>
                </w:r>
                <w:r>
                  <w:rPr>
                    <w:noProof/>
                    <w:webHidden/>
                  </w:rPr>
                  <w:fldChar w:fldCharType="begin"/>
                </w:r>
                <w:r>
                  <w:rPr>
                    <w:noProof/>
                    <w:webHidden/>
                  </w:rPr>
                  <w:instrText xml:space="preserve"> PAGEREF _Toc65674263 \h </w:instrText>
                </w:r>
                <w:r>
                  <w:rPr>
                    <w:noProof/>
                    <w:webHidden/>
                  </w:rPr>
                </w:r>
                <w:r>
                  <w:rPr>
                    <w:noProof/>
                    <w:webHidden/>
                  </w:rPr>
                  <w:fldChar w:fldCharType="separate"/>
                </w:r>
                <w:r>
                  <w:rPr>
                    <w:noProof/>
                    <w:webHidden/>
                  </w:rPr>
                  <w:t>12</w:t>
                </w:r>
                <w:r>
                  <w:rPr>
                    <w:noProof/>
                    <w:webHidden/>
                  </w:rPr>
                  <w:fldChar w:fldCharType="end"/>
                </w:r>
              </w:hyperlink>
            </w:p>
            <w:p w14:paraId="03518CC8" w14:textId="0BB03EAE" w:rsidR="00B93160" w:rsidRDefault="00B93160">
              <w:pPr>
                <w:pStyle w:val="TM3"/>
                <w:tabs>
                  <w:tab w:val="left" w:pos="1320"/>
                  <w:tab w:val="right" w:leader="dot" w:pos="9060"/>
                </w:tabs>
                <w:rPr>
                  <w:rFonts w:eastAsiaTheme="minorEastAsia"/>
                  <w:noProof/>
                  <w:lang w:eastAsia="fr-CH"/>
                </w:rPr>
              </w:pPr>
              <w:hyperlink w:anchor="_Toc65674264" w:history="1">
                <w:r w:rsidRPr="00FF0D62">
                  <w:rPr>
                    <w:rStyle w:val="Lienhypertexte"/>
                    <w:b/>
                    <w:bCs/>
                    <w:noProof/>
                    <w:lang w:val="en-US"/>
                  </w:rPr>
                  <w:t>2.2.3.</w:t>
                </w:r>
                <w:r>
                  <w:rPr>
                    <w:rFonts w:eastAsiaTheme="minorEastAsia"/>
                    <w:noProof/>
                    <w:lang w:eastAsia="fr-CH"/>
                  </w:rPr>
                  <w:tab/>
                </w:r>
                <w:r w:rsidRPr="00FF0D62">
                  <w:rPr>
                    <w:rStyle w:val="Lienhypertexte"/>
                    <w:b/>
                    <w:bCs/>
                    <w:noProof/>
                    <w:lang w:val="en-US"/>
                  </w:rPr>
                  <w:t>UBS credit card</w:t>
                </w:r>
                <w:r>
                  <w:rPr>
                    <w:noProof/>
                    <w:webHidden/>
                  </w:rPr>
                  <w:tab/>
                </w:r>
                <w:r>
                  <w:rPr>
                    <w:noProof/>
                    <w:webHidden/>
                  </w:rPr>
                  <w:fldChar w:fldCharType="begin"/>
                </w:r>
                <w:r>
                  <w:rPr>
                    <w:noProof/>
                    <w:webHidden/>
                  </w:rPr>
                  <w:instrText xml:space="preserve"> PAGEREF _Toc65674264 \h </w:instrText>
                </w:r>
                <w:r>
                  <w:rPr>
                    <w:noProof/>
                    <w:webHidden/>
                  </w:rPr>
                </w:r>
                <w:r>
                  <w:rPr>
                    <w:noProof/>
                    <w:webHidden/>
                  </w:rPr>
                  <w:fldChar w:fldCharType="separate"/>
                </w:r>
                <w:r>
                  <w:rPr>
                    <w:noProof/>
                    <w:webHidden/>
                  </w:rPr>
                  <w:t>13</w:t>
                </w:r>
                <w:r>
                  <w:rPr>
                    <w:noProof/>
                    <w:webHidden/>
                  </w:rPr>
                  <w:fldChar w:fldCharType="end"/>
                </w:r>
              </w:hyperlink>
            </w:p>
            <w:p w14:paraId="6A927B64" w14:textId="0952D376" w:rsidR="00B93160" w:rsidRDefault="00B93160">
              <w:pPr>
                <w:pStyle w:val="TM3"/>
                <w:tabs>
                  <w:tab w:val="left" w:pos="1320"/>
                  <w:tab w:val="right" w:leader="dot" w:pos="9060"/>
                </w:tabs>
                <w:rPr>
                  <w:rFonts w:eastAsiaTheme="minorEastAsia"/>
                  <w:noProof/>
                  <w:lang w:eastAsia="fr-CH"/>
                </w:rPr>
              </w:pPr>
              <w:hyperlink w:anchor="_Toc65674265" w:history="1">
                <w:r w:rsidRPr="00FF0D62">
                  <w:rPr>
                    <w:rStyle w:val="Lienhypertexte"/>
                    <w:b/>
                    <w:bCs/>
                    <w:noProof/>
                    <w:lang w:val="en-US"/>
                  </w:rPr>
                  <w:t>2.2.4.</w:t>
                </w:r>
                <w:r>
                  <w:rPr>
                    <w:rFonts w:eastAsiaTheme="minorEastAsia"/>
                    <w:noProof/>
                    <w:lang w:eastAsia="fr-CH"/>
                  </w:rPr>
                  <w:tab/>
                </w:r>
                <w:r w:rsidRPr="00FF0D62">
                  <w:rPr>
                    <w:rStyle w:val="Lienhypertexte"/>
                    <w:b/>
                    <w:bCs/>
                    <w:noProof/>
                    <w:lang w:val="en-US"/>
                  </w:rPr>
                  <w:t>Cash</w:t>
                </w:r>
                <w:r>
                  <w:rPr>
                    <w:noProof/>
                    <w:webHidden/>
                  </w:rPr>
                  <w:tab/>
                </w:r>
                <w:r>
                  <w:rPr>
                    <w:noProof/>
                    <w:webHidden/>
                  </w:rPr>
                  <w:fldChar w:fldCharType="begin"/>
                </w:r>
                <w:r>
                  <w:rPr>
                    <w:noProof/>
                    <w:webHidden/>
                  </w:rPr>
                  <w:instrText xml:space="preserve"> PAGEREF _Toc65674265 \h </w:instrText>
                </w:r>
                <w:r>
                  <w:rPr>
                    <w:noProof/>
                    <w:webHidden/>
                  </w:rPr>
                </w:r>
                <w:r>
                  <w:rPr>
                    <w:noProof/>
                    <w:webHidden/>
                  </w:rPr>
                  <w:fldChar w:fldCharType="separate"/>
                </w:r>
                <w:r>
                  <w:rPr>
                    <w:noProof/>
                    <w:webHidden/>
                  </w:rPr>
                  <w:t>13</w:t>
                </w:r>
                <w:r>
                  <w:rPr>
                    <w:noProof/>
                    <w:webHidden/>
                  </w:rPr>
                  <w:fldChar w:fldCharType="end"/>
                </w:r>
              </w:hyperlink>
            </w:p>
            <w:p w14:paraId="1094A804" w14:textId="7F020608" w:rsidR="00B93160" w:rsidRDefault="00B93160">
              <w:pPr>
                <w:pStyle w:val="TM2"/>
                <w:tabs>
                  <w:tab w:val="left" w:pos="880"/>
                  <w:tab w:val="right" w:leader="dot" w:pos="9060"/>
                </w:tabs>
                <w:rPr>
                  <w:rFonts w:eastAsiaTheme="minorEastAsia"/>
                  <w:noProof/>
                  <w:lang w:eastAsia="fr-CH"/>
                </w:rPr>
              </w:pPr>
              <w:hyperlink w:anchor="_Toc65674266" w:history="1">
                <w:r w:rsidRPr="00FF0D62">
                  <w:rPr>
                    <w:rStyle w:val="Lienhypertexte"/>
                    <w:b/>
                    <w:bCs/>
                    <w:noProof/>
                    <w:lang w:val="en-US"/>
                  </w:rPr>
                  <w:t>2.3.</w:t>
                </w:r>
                <w:r>
                  <w:rPr>
                    <w:rFonts w:eastAsiaTheme="minorEastAsia"/>
                    <w:noProof/>
                    <w:lang w:eastAsia="fr-CH"/>
                  </w:rPr>
                  <w:tab/>
                </w:r>
                <w:r w:rsidRPr="00FF0D62">
                  <w:rPr>
                    <w:rStyle w:val="Lienhypertexte"/>
                    <w:b/>
                    <w:bCs/>
                    <w:noProof/>
                    <w:lang w:val="en-US"/>
                  </w:rPr>
                  <w:t>Reimbursement of expenses and Cash advance</w:t>
                </w:r>
                <w:r>
                  <w:rPr>
                    <w:noProof/>
                    <w:webHidden/>
                  </w:rPr>
                  <w:tab/>
                </w:r>
                <w:r>
                  <w:rPr>
                    <w:noProof/>
                    <w:webHidden/>
                  </w:rPr>
                  <w:fldChar w:fldCharType="begin"/>
                </w:r>
                <w:r>
                  <w:rPr>
                    <w:noProof/>
                    <w:webHidden/>
                  </w:rPr>
                  <w:instrText xml:space="preserve"> PAGEREF _Toc65674266 \h </w:instrText>
                </w:r>
                <w:r>
                  <w:rPr>
                    <w:noProof/>
                    <w:webHidden/>
                  </w:rPr>
                </w:r>
                <w:r>
                  <w:rPr>
                    <w:noProof/>
                    <w:webHidden/>
                  </w:rPr>
                  <w:fldChar w:fldCharType="separate"/>
                </w:r>
                <w:r>
                  <w:rPr>
                    <w:noProof/>
                    <w:webHidden/>
                  </w:rPr>
                  <w:t>13</w:t>
                </w:r>
                <w:r>
                  <w:rPr>
                    <w:noProof/>
                    <w:webHidden/>
                  </w:rPr>
                  <w:fldChar w:fldCharType="end"/>
                </w:r>
              </w:hyperlink>
            </w:p>
            <w:p w14:paraId="31FE4F29" w14:textId="3B4EBBEC" w:rsidR="00B93160" w:rsidRDefault="00B93160">
              <w:pPr>
                <w:pStyle w:val="TM3"/>
                <w:tabs>
                  <w:tab w:val="left" w:pos="1320"/>
                  <w:tab w:val="right" w:leader="dot" w:pos="9060"/>
                </w:tabs>
                <w:rPr>
                  <w:rFonts w:eastAsiaTheme="minorEastAsia"/>
                  <w:noProof/>
                  <w:lang w:eastAsia="fr-CH"/>
                </w:rPr>
              </w:pPr>
              <w:hyperlink w:anchor="_Toc65674267" w:history="1">
                <w:r w:rsidRPr="00FF0D62">
                  <w:rPr>
                    <w:rStyle w:val="Lienhypertexte"/>
                    <w:b/>
                    <w:bCs/>
                    <w:noProof/>
                    <w:lang w:val="en-US"/>
                  </w:rPr>
                  <w:t>2.3.1.</w:t>
                </w:r>
                <w:r>
                  <w:rPr>
                    <w:rFonts w:eastAsiaTheme="minorEastAsia"/>
                    <w:noProof/>
                    <w:lang w:eastAsia="fr-CH"/>
                  </w:rPr>
                  <w:tab/>
                </w:r>
                <w:r w:rsidRPr="00FF0D62">
                  <w:rPr>
                    <w:rStyle w:val="Lienhypertexte"/>
                    <w:b/>
                    <w:bCs/>
                    <w:noProof/>
                    <w:lang w:val="en-US"/>
                  </w:rPr>
                  <w:t>Expenses claim (EC)</w:t>
                </w:r>
                <w:r>
                  <w:rPr>
                    <w:noProof/>
                    <w:webHidden/>
                  </w:rPr>
                  <w:tab/>
                </w:r>
                <w:r>
                  <w:rPr>
                    <w:noProof/>
                    <w:webHidden/>
                  </w:rPr>
                  <w:fldChar w:fldCharType="begin"/>
                </w:r>
                <w:r>
                  <w:rPr>
                    <w:noProof/>
                    <w:webHidden/>
                  </w:rPr>
                  <w:instrText xml:space="preserve"> PAGEREF _Toc65674267 \h </w:instrText>
                </w:r>
                <w:r>
                  <w:rPr>
                    <w:noProof/>
                    <w:webHidden/>
                  </w:rPr>
                </w:r>
                <w:r>
                  <w:rPr>
                    <w:noProof/>
                    <w:webHidden/>
                  </w:rPr>
                  <w:fldChar w:fldCharType="separate"/>
                </w:r>
                <w:r>
                  <w:rPr>
                    <w:noProof/>
                    <w:webHidden/>
                  </w:rPr>
                  <w:t>13</w:t>
                </w:r>
                <w:r>
                  <w:rPr>
                    <w:noProof/>
                    <w:webHidden/>
                  </w:rPr>
                  <w:fldChar w:fldCharType="end"/>
                </w:r>
              </w:hyperlink>
            </w:p>
            <w:p w14:paraId="042FAA18" w14:textId="2D291EA7" w:rsidR="00B93160" w:rsidRDefault="00B93160">
              <w:pPr>
                <w:pStyle w:val="TM3"/>
                <w:tabs>
                  <w:tab w:val="left" w:pos="1320"/>
                  <w:tab w:val="right" w:leader="dot" w:pos="9060"/>
                </w:tabs>
                <w:rPr>
                  <w:rFonts w:eastAsiaTheme="minorEastAsia"/>
                  <w:noProof/>
                  <w:lang w:eastAsia="fr-CH"/>
                </w:rPr>
              </w:pPr>
              <w:hyperlink w:anchor="_Toc65674268" w:history="1">
                <w:r w:rsidRPr="00FF0D62">
                  <w:rPr>
                    <w:rStyle w:val="Lienhypertexte"/>
                    <w:b/>
                    <w:bCs/>
                    <w:noProof/>
                    <w:lang w:val="en-US"/>
                  </w:rPr>
                  <w:t>2.3.2.</w:t>
                </w:r>
                <w:r>
                  <w:rPr>
                    <w:rFonts w:eastAsiaTheme="minorEastAsia"/>
                    <w:noProof/>
                    <w:lang w:eastAsia="fr-CH"/>
                  </w:rPr>
                  <w:tab/>
                </w:r>
                <w:r w:rsidRPr="00FF0D62">
                  <w:rPr>
                    <w:rStyle w:val="Lienhypertexte"/>
                    <w:b/>
                    <w:bCs/>
                    <w:noProof/>
                    <w:lang w:val="en-US"/>
                  </w:rPr>
                  <w:t>Reimbursements to participants to meetings/events</w:t>
                </w:r>
                <w:r>
                  <w:rPr>
                    <w:noProof/>
                    <w:webHidden/>
                  </w:rPr>
                  <w:tab/>
                </w:r>
                <w:r>
                  <w:rPr>
                    <w:noProof/>
                    <w:webHidden/>
                  </w:rPr>
                  <w:fldChar w:fldCharType="begin"/>
                </w:r>
                <w:r>
                  <w:rPr>
                    <w:noProof/>
                    <w:webHidden/>
                  </w:rPr>
                  <w:instrText xml:space="preserve"> PAGEREF _Toc65674268 \h </w:instrText>
                </w:r>
                <w:r>
                  <w:rPr>
                    <w:noProof/>
                    <w:webHidden/>
                  </w:rPr>
                </w:r>
                <w:r>
                  <w:rPr>
                    <w:noProof/>
                    <w:webHidden/>
                  </w:rPr>
                  <w:fldChar w:fldCharType="separate"/>
                </w:r>
                <w:r>
                  <w:rPr>
                    <w:noProof/>
                    <w:webHidden/>
                  </w:rPr>
                  <w:t>14</w:t>
                </w:r>
                <w:r>
                  <w:rPr>
                    <w:noProof/>
                    <w:webHidden/>
                  </w:rPr>
                  <w:fldChar w:fldCharType="end"/>
                </w:r>
              </w:hyperlink>
            </w:p>
            <w:p w14:paraId="339D1829" w14:textId="47570DCD" w:rsidR="00B93160" w:rsidRDefault="00B93160">
              <w:pPr>
                <w:pStyle w:val="TM3"/>
                <w:tabs>
                  <w:tab w:val="left" w:pos="1320"/>
                  <w:tab w:val="right" w:leader="dot" w:pos="9060"/>
                </w:tabs>
                <w:rPr>
                  <w:rFonts w:eastAsiaTheme="minorEastAsia"/>
                  <w:noProof/>
                  <w:lang w:eastAsia="fr-CH"/>
                </w:rPr>
              </w:pPr>
              <w:hyperlink w:anchor="_Toc65674269" w:history="1">
                <w:r w:rsidRPr="00FF0D62">
                  <w:rPr>
                    <w:rStyle w:val="Lienhypertexte"/>
                    <w:b/>
                    <w:bCs/>
                    <w:noProof/>
                    <w:lang w:val="en-US"/>
                  </w:rPr>
                  <w:t>2.3.3.</w:t>
                </w:r>
                <w:r>
                  <w:rPr>
                    <w:rFonts w:eastAsiaTheme="minorEastAsia"/>
                    <w:noProof/>
                    <w:lang w:eastAsia="fr-CH"/>
                  </w:rPr>
                  <w:tab/>
                </w:r>
                <w:r w:rsidRPr="00FF0D62">
                  <w:rPr>
                    <w:rStyle w:val="Lienhypertexte"/>
                    <w:b/>
                    <w:bCs/>
                    <w:noProof/>
                    <w:lang w:val="en-US"/>
                  </w:rPr>
                  <w:t>Cash request and Liquidation</w:t>
                </w:r>
                <w:r>
                  <w:rPr>
                    <w:noProof/>
                    <w:webHidden/>
                  </w:rPr>
                  <w:tab/>
                </w:r>
                <w:r>
                  <w:rPr>
                    <w:noProof/>
                    <w:webHidden/>
                  </w:rPr>
                  <w:fldChar w:fldCharType="begin"/>
                </w:r>
                <w:r>
                  <w:rPr>
                    <w:noProof/>
                    <w:webHidden/>
                  </w:rPr>
                  <w:instrText xml:space="preserve"> PAGEREF _Toc65674269 \h </w:instrText>
                </w:r>
                <w:r>
                  <w:rPr>
                    <w:noProof/>
                    <w:webHidden/>
                  </w:rPr>
                </w:r>
                <w:r>
                  <w:rPr>
                    <w:noProof/>
                    <w:webHidden/>
                  </w:rPr>
                  <w:fldChar w:fldCharType="separate"/>
                </w:r>
                <w:r>
                  <w:rPr>
                    <w:noProof/>
                    <w:webHidden/>
                  </w:rPr>
                  <w:t>14</w:t>
                </w:r>
                <w:r>
                  <w:rPr>
                    <w:noProof/>
                    <w:webHidden/>
                  </w:rPr>
                  <w:fldChar w:fldCharType="end"/>
                </w:r>
              </w:hyperlink>
            </w:p>
            <w:p w14:paraId="2CB4B4A3" w14:textId="6D193582" w:rsidR="00B93160" w:rsidRDefault="00B93160">
              <w:pPr>
                <w:pStyle w:val="TM1"/>
                <w:tabs>
                  <w:tab w:val="left" w:pos="440"/>
                  <w:tab w:val="right" w:leader="dot" w:pos="9060"/>
                </w:tabs>
                <w:rPr>
                  <w:rFonts w:eastAsiaTheme="minorEastAsia"/>
                  <w:noProof/>
                  <w:lang w:eastAsia="fr-CH"/>
                </w:rPr>
              </w:pPr>
              <w:hyperlink w:anchor="_Toc65674270" w:history="1">
                <w:r w:rsidRPr="00FF0D62">
                  <w:rPr>
                    <w:rStyle w:val="Lienhypertexte"/>
                    <w:b/>
                    <w:bCs/>
                    <w:noProof/>
                    <w:lang w:val="en-US"/>
                  </w:rPr>
                  <w:t>3.</w:t>
                </w:r>
                <w:r>
                  <w:rPr>
                    <w:rFonts w:eastAsiaTheme="minorEastAsia"/>
                    <w:noProof/>
                    <w:lang w:eastAsia="fr-CH"/>
                  </w:rPr>
                  <w:tab/>
                </w:r>
                <w:r w:rsidRPr="00FF0D62">
                  <w:rPr>
                    <w:rStyle w:val="Lienhypertexte"/>
                    <w:b/>
                    <w:bCs/>
                    <w:noProof/>
                    <w:lang w:val="en-US"/>
                  </w:rPr>
                  <w:t>Security</w:t>
                </w:r>
                <w:r>
                  <w:rPr>
                    <w:noProof/>
                    <w:webHidden/>
                  </w:rPr>
                  <w:tab/>
                </w:r>
                <w:r>
                  <w:rPr>
                    <w:noProof/>
                    <w:webHidden/>
                  </w:rPr>
                  <w:fldChar w:fldCharType="begin"/>
                </w:r>
                <w:r>
                  <w:rPr>
                    <w:noProof/>
                    <w:webHidden/>
                  </w:rPr>
                  <w:instrText xml:space="preserve"> PAGEREF _Toc65674270 \h </w:instrText>
                </w:r>
                <w:r>
                  <w:rPr>
                    <w:noProof/>
                    <w:webHidden/>
                  </w:rPr>
                </w:r>
                <w:r>
                  <w:rPr>
                    <w:noProof/>
                    <w:webHidden/>
                  </w:rPr>
                  <w:fldChar w:fldCharType="separate"/>
                </w:r>
                <w:r>
                  <w:rPr>
                    <w:noProof/>
                    <w:webHidden/>
                  </w:rPr>
                  <w:t>14</w:t>
                </w:r>
                <w:r>
                  <w:rPr>
                    <w:noProof/>
                    <w:webHidden/>
                  </w:rPr>
                  <w:fldChar w:fldCharType="end"/>
                </w:r>
              </w:hyperlink>
            </w:p>
            <w:p w14:paraId="2B829F97" w14:textId="2A5FCA1D" w:rsidR="00B93160" w:rsidRDefault="00B93160">
              <w:pPr>
                <w:pStyle w:val="TM2"/>
                <w:tabs>
                  <w:tab w:val="left" w:pos="880"/>
                  <w:tab w:val="right" w:leader="dot" w:pos="9060"/>
                </w:tabs>
                <w:rPr>
                  <w:rFonts w:eastAsiaTheme="minorEastAsia"/>
                  <w:noProof/>
                  <w:lang w:eastAsia="fr-CH"/>
                </w:rPr>
              </w:pPr>
              <w:hyperlink w:anchor="_Toc65674271" w:history="1">
                <w:r w:rsidRPr="00FF0D62">
                  <w:rPr>
                    <w:rStyle w:val="Lienhypertexte"/>
                    <w:b/>
                    <w:bCs/>
                    <w:noProof/>
                    <w:lang w:val="en-US"/>
                  </w:rPr>
                  <w:t>3.1.</w:t>
                </w:r>
                <w:r>
                  <w:rPr>
                    <w:rFonts w:eastAsiaTheme="minorEastAsia"/>
                    <w:noProof/>
                    <w:lang w:eastAsia="fr-CH"/>
                  </w:rPr>
                  <w:tab/>
                </w:r>
                <w:r w:rsidRPr="00FF0D62">
                  <w:rPr>
                    <w:rStyle w:val="Lienhypertexte"/>
                    <w:b/>
                    <w:bCs/>
                    <w:noProof/>
                    <w:lang w:val="en-US"/>
                  </w:rPr>
                  <w:t>Exiger</w:t>
                </w:r>
                <w:r>
                  <w:rPr>
                    <w:noProof/>
                    <w:webHidden/>
                  </w:rPr>
                  <w:tab/>
                </w:r>
                <w:r>
                  <w:rPr>
                    <w:noProof/>
                    <w:webHidden/>
                  </w:rPr>
                  <w:fldChar w:fldCharType="begin"/>
                </w:r>
                <w:r>
                  <w:rPr>
                    <w:noProof/>
                    <w:webHidden/>
                  </w:rPr>
                  <w:instrText xml:space="preserve"> PAGEREF _Toc65674271 \h </w:instrText>
                </w:r>
                <w:r>
                  <w:rPr>
                    <w:noProof/>
                    <w:webHidden/>
                  </w:rPr>
                </w:r>
                <w:r>
                  <w:rPr>
                    <w:noProof/>
                    <w:webHidden/>
                  </w:rPr>
                  <w:fldChar w:fldCharType="separate"/>
                </w:r>
                <w:r>
                  <w:rPr>
                    <w:noProof/>
                    <w:webHidden/>
                  </w:rPr>
                  <w:t>14</w:t>
                </w:r>
                <w:r>
                  <w:rPr>
                    <w:noProof/>
                    <w:webHidden/>
                  </w:rPr>
                  <w:fldChar w:fldCharType="end"/>
                </w:r>
              </w:hyperlink>
            </w:p>
            <w:p w14:paraId="4D313D8B" w14:textId="6E236556" w:rsidR="00B93160" w:rsidRDefault="00B93160">
              <w:pPr>
                <w:pStyle w:val="TM2"/>
                <w:tabs>
                  <w:tab w:val="left" w:pos="880"/>
                  <w:tab w:val="right" w:leader="dot" w:pos="9060"/>
                </w:tabs>
                <w:rPr>
                  <w:rFonts w:eastAsiaTheme="minorEastAsia"/>
                  <w:noProof/>
                  <w:lang w:eastAsia="fr-CH"/>
                </w:rPr>
              </w:pPr>
              <w:hyperlink w:anchor="_Toc65674272" w:history="1">
                <w:r w:rsidRPr="00FF0D62">
                  <w:rPr>
                    <w:rStyle w:val="Lienhypertexte"/>
                    <w:b/>
                    <w:bCs/>
                    <w:noProof/>
                    <w:lang w:val="en-US"/>
                  </w:rPr>
                  <w:t>3.2.</w:t>
                </w:r>
                <w:r>
                  <w:rPr>
                    <w:rFonts w:eastAsiaTheme="minorEastAsia"/>
                    <w:noProof/>
                    <w:lang w:eastAsia="fr-CH"/>
                  </w:rPr>
                  <w:tab/>
                </w:r>
                <w:r w:rsidRPr="00FF0D62">
                  <w:rPr>
                    <w:rStyle w:val="Lienhypertexte"/>
                    <w:b/>
                    <w:bCs/>
                    <w:noProof/>
                    <w:lang w:val="en-US"/>
                  </w:rPr>
                  <w:t>Mission ToR / Security guidelines</w:t>
                </w:r>
                <w:r>
                  <w:rPr>
                    <w:noProof/>
                    <w:webHidden/>
                  </w:rPr>
                  <w:tab/>
                </w:r>
                <w:r>
                  <w:rPr>
                    <w:noProof/>
                    <w:webHidden/>
                  </w:rPr>
                  <w:fldChar w:fldCharType="begin"/>
                </w:r>
                <w:r>
                  <w:rPr>
                    <w:noProof/>
                    <w:webHidden/>
                  </w:rPr>
                  <w:instrText xml:space="preserve"> PAGEREF _Toc65674272 \h </w:instrText>
                </w:r>
                <w:r>
                  <w:rPr>
                    <w:noProof/>
                    <w:webHidden/>
                  </w:rPr>
                </w:r>
                <w:r>
                  <w:rPr>
                    <w:noProof/>
                    <w:webHidden/>
                  </w:rPr>
                  <w:fldChar w:fldCharType="separate"/>
                </w:r>
                <w:r>
                  <w:rPr>
                    <w:noProof/>
                    <w:webHidden/>
                  </w:rPr>
                  <w:t>15</w:t>
                </w:r>
                <w:r>
                  <w:rPr>
                    <w:noProof/>
                    <w:webHidden/>
                  </w:rPr>
                  <w:fldChar w:fldCharType="end"/>
                </w:r>
              </w:hyperlink>
            </w:p>
            <w:p w14:paraId="7512E797" w14:textId="717C09F7" w:rsidR="00B93160" w:rsidRDefault="00B93160">
              <w:pPr>
                <w:pStyle w:val="TM2"/>
                <w:tabs>
                  <w:tab w:val="left" w:pos="880"/>
                  <w:tab w:val="right" w:leader="dot" w:pos="9060"/>
                </w:tabs>
                <w:rPr>
                  <w:rFonts w:eastAsiaTheme="minorEastAsia"/>
                  <w:noProof/>
                  <w:lang w:eastAsia="fr-CH"/>
                </w:rPr>
              </w:pPr>
              <w:hyperlink w:anchor="_Toc65674273" w:history="1">
                <w:r w:rsidRPr="00FF0D62">
                  <w:rPr>
                    <w:rStyle w:val="Lienhypertexte"/>
                    <w:b/>
                    <w:bCs/>
                    <w:noProof/>
                    <w:lang w:val="en-US"/>
                  </w:rPr>
                  <w:t>3.3.</w:t>
                </w:r>
                <w:r>
                  <w:rPr>
                    <w:rFonts w:eastAsiaTheme="minorEastAsia"/>
                    <w:noProof/>
                    <w:lang w:eastAsia="fr-CH"/>
                  </w:rPr>
                  <w:tab/>
                </w:r>
                <w:r w:rsidRPr="00FF0D62">
                  <w:rPr>
                    <w:rStyle w:val="Lienhypertexte"/>
                    <w:b/>
                    <w:bCs/>
                    <w:noProof/>
                    <w:lang w:val="en-US"/>
                  </w:rPr>
                  <w:t>International assistance – TSM</w:t>
                </w:r>
                <w:r>
                  <w:rPr>
                    <w:noProof/>
                    <w:webHidden/>
                  </w:rPr>
                  <w:tab/>
                </w:r>
                <w:r>
                  <w:rPr>
                    <w:noProof/>
                    <w:webHidden/>
                  </w:rPr>
                  <w:fldChar w:fldCharType="begin"/>
                </w:r>
                <w:r>
                  <w:rPr>
                    <w:noProof/>
                    <w:webHidden/>
                  </w:rPr>
                  <w:instrText xml:space="preserve"> PAGEREF _Toc65674273 \h </w:instrText>
                </w:r>
                <w:r>
                  <w:rPr>
                    <w:noProof/>
                    <w:webHidden/>
                  </w:rPr>
                </w:r>
                <w:r>
                  <w:rPr>
                    <w:noProof/>
                    <w:webHidden/>
                  </w:rPr>
                  <w:fldChar w:fldCharType="separate"/>
                </w:r>
                <w:r>
                  <w:rPr>
                    <w:noProof/>
                    <w:webHidden/>
                  </w:rPr>
                  <w:t>15</w:t>
                </w:r>
                <w:r>
                  <w:rPr>
                    <w:noProof/>
                    <w:webHidden/>
                  </w:rPr>
                  <w:fldChar w:fldCharType="end"/>
                </w:r>
              </w:hyperlink>
            </w:p>
            <w:p w14:paraId="714B93D9" w14:textId="7C23FC89" w:rsidR="00B93160" w:rsidRDefault="00B93160">
              <w:pPr>
                <w:pStyle w:val="TM2"/>
                <w:tabs>
                  <w:tab w:val="left" w:pos="880"/>
                  <w:tab w:val="right" w:leader="dot" w:pos="9060"/>
                </w:tabs>
                <w:rPr>
                  <w:rFonts w:eastAsiaTheme="minorEastAsia"/>
                  <w:noProof/>
                  <w:lang w:eastAsia="fr-CH"/>
                </w:rPr>
              </w:pPr>
              <w:hyperlink w:anchor="_Toc65674274" w:history="1">
                <w:r w:rsidRPr="00FF0D62">
                  <w:rPr>
                    <w:rStyle w:val="Lienhypertexte"/>
                    <w:b/>
                    <w:bCs/>
                    <w:noProof/>
                    <w:lang w:val="en-US"/>
                  </w:rPr>
                  <w:t>3.4.</w:t>
                </w:r>
                <w:r>
                  <w:rPr>
                    <w:rFonts w:eastAsiaTheme="minorEastAsia"/>
                    <w:noProof/>
                    <w:lang w:eastAsia="fr-CH"/>
                  </w:rPr>
                  <w:tab/>
                </w:r>
                <w:r w:rsidRPr="00FF0D62">
                  <w:rPr>
                    <w:rStyle w:val="Lienhypertexte"/>
                    <w:b/>
                    <w:bCs/>
                    <w:noProof/>
                    <w:lang w:val="en-US"/>
                  </w:rPr>
                  <w:t xml:space="preserve">TSM for travels to high-risk countries - GardaWorld </w:t>
                </w:r>
                <w:r>
                  <w:rPr>
                    <w:noProof/>
                    <w:webHidden/>
                  </w:rPr>
                  <w:tab/>
                </w:r>
                <w:r>
                  <w:rPr>
                    <w:noProof/>
                    <w:webHidden/>
                  </w:rPr>
                  <w:fldChar w:fldCharType="begin"/>
                </w:r>
                <w:r>
                  <w:rPr>
                    <w:noProof/>
                    <w:webHidden/>
                  </w:rPr>
                  <w:instrText xml:space="preserve"> PAGEREF _Toc65674274 \h </w:instrText>
                </w:r>
                <w:r>
                  <w:rPr>
                    <w:noProof/>
                    <w:webHidden/>
                  </w:rPr>
                </w:r>
                <w:r>
                  <w:rPr>
                    <w:noProof/>
                    <w:webHidden/>
                  </w:rPr>
                  <w:fldChar w:fldCharType="separate"/>
                </w:r>
                <w:r>
                  <w:rPr>
                    <w:noProof/>
                    <w:webHidden/>
                  </w:rPr>
                  <w:t>16</w:t>
                </w:r>
                <w:r>
                  <w:rPr>
                    <w:noProof/>
                    <w:webHidden/>
                  </w:rPr>
                  <w:fldChar w:fldCharType="end"/>
                </w:r>
              </w:hyperlink>
            </w:p>
            <w:p w14:paraId="7B73DFBE" w14:textId="0B0C3B9C" w:rsidR="00B93160" w:rsidRDefault="00B93160">
              <w:pPr>
                <w:pStyle w:val="TM2"/>
                <w:tabs>
                  <w:tab w:val="left" w:pos="880"/>
                  <w:tab w:val="right" w:leader="dot" w:pos="9060"/>
                </w:tabs>
                <w:rPr>
                  <w:rFonts w:eastAsiaTheme="minorEastAsia"/>
                  <w:noProof/>
                  <w:lang w:eastAsia="fr-CH"/>
                </w:rPr>
              </w:pPr>
              <w:hyperlink w:anchor="_Toc65674275" w:history="1">
                <w:r w:rsidRPr="00FF0D62">
                  <w:rPr>
                    <w:rStyle w:val="Lienhypertexte"/>
                    <w:b/>
                    <w:bCs/>
                    <w:noProof/>
                    <w:lang w:val="en-US"/>
                  </w:rPr>
                  <w:t>3.5.</w:t>
                </w:r>
                <w:r>
                  <w:rPr>
                    <w:rFonts w:eastAsiaTheme="minorEastAsia"/>
                    <w:noProof/>
                    <w:lang w:eastAsia="fr-CH"/>
                  </w:rPr>
                  <w:tab/>
                </w:r>
                <w:r w:rsidRPr="00FF0D62">
                  <w:rPr>
                    <w:rStyle w:val="Lienhypertexte"/>
                    <w:b/>
                    <w:bCs/>
                    <w:noProof/>
                    <w:lang w:val="en-US"/>
                  </w:rPr>
                  <w:t>Risk of war – Lloyd’s</w:t>
                </w:r>
                <w:r>
                  <w:rPr>
                    <w:noProof/>
                    <w:webHidden/>
                  </w:rPr>
                  <w:tab/>
                </w:r>
                <w:r>
                  <w:rPr>
                    <w:noProof/>
                    <w:webHidden/>
                  </w:rPr>
                  <w:fldChar w:fldCharType="begin"/>
                </w:r>
                <w:r>
                  <w:rPr>
                    <w:noProof/>
                    <w:webHidden/>
                  </w:rPr>
                  <w:instrText xml:space="preserve"> PAGEREF _Toc65674275 \h </w:instrText>
                </w:r>
                <w:r>
                  <w:rPr>
                    <w:noProof/>
                    <w:webHidden/>
                  </w:rPr>
                </w:r>
                <w:r>
                  <w:rPr>
                    <w:noProof/>
                    <w:webHidden/>
                  </w:rPr>
                  <w:fldChar w:fldCharType="separate"/>
                </w:r>
                <w:r>
                  <w:rPr>
                    <w:noProof/>
                    <w:webHidden/>
                  </w:rPr>
                  <w:t>16</w:t>
                </w:r>
                <w:r>
                  <w:rPr>
                    <w:noProof/>
                    <w:webHidden/>
                  </w:rPr>
                  <w:fldChar w:fldCharType="end"/>
                </w:r>
              </w:hyperlink>
            </w:p>
            <w:p w14:paraId="275B7C3A" w14:textId="5E1E4969" w:rsidR="00B93160" w:rsidRDefault="00B93160">
              <w:pPr>
                <w:pStyle w:val="TM2"/>
                <w:tabs>
                  <w:tab w:val="left" w:pos="880"/>
                  <w:tab w:val="right" w:leader="dot" w:pos="9060"/>
                </w:tabs>
                <w:rPr>
                  <w:rFonts w:eastAsiaTheme="minorEastAsia"/>
                  <w:noProof/>
                  <w:lang w:eastAsia="fr-CH"/>
                </w:rPr>
              </w:pPr>
              <w:hyperlink w:anchor="_Toc65674276" w:history="1">
                <w:r w:rsidRPr="00FF0D62">
                  <w:rPr>
                    <w:rStyle w:val="Lienhypertexte"/>
                    <w:b/>
                    <w:bCs/>
                    <w:noProof/>
                    <w:lang w:val="en-US"/>
                  </w:rPr>
                  <w:t>3.6.</w:t>
                </w:r>
                <w:r>
                  <w:rPr>
                    <w:rFonts w:eastAsiaTheme="minorEastAsia"/>
                    <w:noProof/>
                    <w:lang w:eastAsia="fr-CH"/>
                  </w:rPr>
                  <w:tab/>
                </w:r>
                <w:r w:rsidRPr="00FF0D62">
                  <w:rPr>
                    <w:rStyle w:val="Lienhypertexte"/>
                    <w:b/>
                    <w:bCs/>
                    <w:noProof/>
                    <w:lang w:val="en-US"/>
                  </w:rPr>
                  <w:t>Travel release</w:t>
                </w:r>
                <w:r>
                  <w:rPr>
                    <w:noProof/>
                    <w:webHidden/>
                  </w:rPr>
                  <w:tab/>
                </w:r>
                <w:r>
                  <w:rPr>
                    <w:noProof/>
                    <w:webHidden/>
                  </w:rPr>
                  <w:fldChar w:fldCharType="begin"/>
                </w:r>
                <w:r>
                  <w:rPr>
                    <w:noProof/>
                    <w:webHidden/>
                  </w:rPr>
                  <w:instrText xml:space="preserve"> PAGEREF _Toc65674276 \h </w:instrText>
                </w:r>
                <w:r>
                  <w:rPr>
                    <w:noProof/>
                    <w:webHidden/>
                  </w:rPr>
                </w:r>
                <w:r>
                  <w:rPr>
                    <w:noProof/>
                    <w:webHidden/>
                  </w:rPr>
                  <w:fldChar w:fldCharType="separate"/>
                </w:r>
                <w:r>
                  <w:rPr>
                    <w:noProof/>
                    <w:webHidden/>
                  </w:rPr>
                  <w:t>17</w:t>
                </w:r>
                <w:r>
                  <w:rPr>
                    <w:noProof/>
                    <w:webHidden/>
                  </w:rPr>
                  <w:fldChar w:fldCharType="end"/>
                </w:r>
              </w:hyperlink>
            </w:p>
            <w:p w14:paraId="7BB98ED0" w14:textId="069CB77E" w:rsidR="00B93160" w:rsidRDefault="00B93160">
              <w:pPr>
                <w:pStyle w:val="TM2"/>
                <w:tabs>
                  <w:tab w:val="left" w:pos="880"/>
                  <w:tab w:val="right" w:leader="dot" w:pos="9060"/>
                </w:tabs>
                <w:rPr>
                  <w:rFonts w:eastAsiaTheme="minorEastAsia"/>
                  <w:noProof/>
                  <w:lang w:eastAsia="fr-CH"/>
                </w:rPr>
              </w:pPr>
              <w:hyperlink w:anchor="_Toc65674277" w:history="1">
                <w:r w:rsidRPr="00FF0D62">
                  <w:rPr>
                    <w:rStyle w:val="Lienhypertexte"/>
                    <w:b/>
                    <w:bCs/>
                    <w:noProof/>
                    <w:lang w:val="en-US"/>
                  </w:rPr>
                  <w:t>3.7.</w:t>
                </w:r>
                <w:r>
                  <w:rPr>
                    <w:rFonts w:eastAsiaTheme="minorEastAsia"/>
                    <w:noProof/>
                    <w:lang w:eastAsia="fr-CH"/>
                  </w:rPr>
                  <w:tab/>
                </w:r>
                <w:r w:rsidRPr="00FF0D62">
                  <w:rPr>
                    <w:rStyle w:val="Lienhypertexte"/>
                    <w:b/>
                    <w:bCs/>
                    <w:noProof/>
                    <w:lang w:val="en-US"/>
                  </w:rPr>
                  <w:t>Proof of life</w:t>
                </w:r>
                <w:r>
                  <w:rPr>
                    <w:noProof/>
                    <w:webHidden/>
                  </w:rPr>
                  <w:tab/>
                </w:r>
                <w:r>
                  <w:rPr>
                    <w:noProof/>
                    <w:webHidden/>
                  </w:rPr>
                  <w:fldChar w:fldCharType="begin"/>
                </w:r>
                <w:r>
                  <w:rPr>
                    <w:noProof/>
                    <w:webHidden/>
                  </w:rPr>
                  <w:instrText xml:space="preserve"> PAGEREF _Toc65674277 \h </w:instrText>
                </w:r>
                <w:r>
                  <w:rPr>
                    <w:noProof/>
                    <w:webHidden/>
                  </w:rPr>
                </w:r>
                <w:r>
                  <w:rPr>
                    <w:noProof/>
                    <w:webHidden/>
                  </w:rPr>
                  <w:fldChar w:fldCharType="separate"/>
                </w:r>
                <w:r>
                  <w:rPr>
                    <w:noProof/>
                    <w:webHidden/>
                  </w:rPr>
                  <w:t>17</w:t>
                </w:r>
                <w:r>
                  <w:rPr>
                    <w:noProof/>
                    <w:webHidden/>
                  </w:rPr>
                  <w:fldChar w:fldCharType="end"/>
                </w:r>
              </w:hyperlink>
            </w:p>
            <w:p w14:paraId="18A8C849" w14:textId="2AF098FC" w:rsidR="00B93160" w:rsidRDefault="00B93160">
              <w:pPr>
                <w:pStyle w:val="TM1"/>
                <w:tabs>
                  <w:tab w:val="left" w:pos="440"/>
                  <w:tab w:val="right" w:leader="dot" w:pos="9060"/>
                </w:tabs>
                <w:rPr>
                  <w:rFonts w:eastAsiaTheme="minorEastAsia"/>
                  <w:noProof/>
                  <w:lang w:eastAsia="fr-CH"/>
                </w:rPr>
              </w:pPr>
              <w:hyperlink w:anchor="_Toc65674278" w:history="1">
                <w:r w:rsidRPr="00FF0D62">
                  <w:rPr>
                    <w:rStyle w:val="Lienhypertexte"/>
                    <w:b/>
                    <w:bCs/>
                    <w:noProof/>
                    <w:lang w:val="en-US"/>
                  </w:rPr>
                  <w:t>4.</w:t>
                </w:r>
                <w:r>
                  <w:rPr>
                    <w:rFonts w:eastAsiaTheme="minorEastAsia"/>
                    <w:noProof/>
                    <w:lang w:eastAsia="fr-CH"/>
                  </w:rPr>
                  <w:tab/>
                </w:r>
                <w:r w:rsidRPr="00FF0D62">
                  <w:rPr>
                    <w:rStyle w:val="Lienhypertexte"/>
                    <w:b/>
                    <w:bCs/>
                    <w:noProof/>
                    <w:lang w:val="en-US"/>
                  </w:rPr>
                  <w:t>List of partners working with HD</w:t>
                </w:r>
                <w:r>
                  <w:rPr>
                    <w:noProof/>
                    <w:webHidden/>
                  </w:rPr>
                  <w:tab/>
                </w:r>
                <w:r>
                  <w:rPr>
                    <w:noProof/>
                    <w:webHidden/>
                  </w:rPr>
                  <w:fldChar w:fldCharType="begin"/>
                </w:r>
                <w:r>
                  <w:rPr>
                    <w:noProof/>
                    <w:webHidden/>
                  </w:rPr>
                  <w:instrText xml:space="preserve"> PAGEREF _Toc65674278 \h </w:instrText>
                </w:r>
                <w:r>
                  <w:rPr>
                    <w:noProof/>
                    <w:webHidden/>
                  </w:rPr>
                </w:r>
                <w:r>
                  <w:rPr>
                    <w:noProof/>
                    <w:webHidden/>
                  </w:rPr>
                  <w:fldChar w:fldCharType="separate"/>
                </w:r>
                <w:r>
                  <w:rPr>
                    <w:noProof/>
                    <w:webHidden/>
                  </w:rPr>
                  <w:t>17</w:t>
                </w:r>
                <w:r>
                  <w:rPr>
                    <w:noProof/>
                    <w:webHidden/>
                  </w:rPr>
                  <w:fldChar w:fldCharType="end"/>
                </w:r>
              </w:hyperlink>
            </w:p>
            <w:p w14:paraId="1E1862C7" w14:textId="02A991D2" w:rsidR="00B93160" w:rsidRDefault="00B93160">
              <w:pPr>
                <w:pStyle w:val="TM2"/>
                <w:tabs>
                  <w:tab w:val="left" w:pos="880"/>
                  <w:tab w:val="right" w:leader="dot" w:pos="9060"/>
                </w:tabs>
                <w:rPr>
                  <w:rFonts w:eastAsiaTheme="minorEastAsia"/>
                  <w:noProof/>
                  <w:lang w:eastAsia="fr-CH"/>
                </w:rPr>
              </w:pPr>
              <w:hyperlink w:anchor="_Toc65674279" w:history="1">
                <w:r w:rsidRPr="00FF0D62">
                  <w:rPr>
                    <w:rStyle w:val="Lienhypertexte"/>
                    <w:b/>
                    <w:bCs/>
                    <w:noProof/>
                    <w:lang w:val="en-US"/>
                  </w:rPr>
                  <w:t>4.1.</w:t>
                </w:r>
                <w:r>
                  <w:rPr>
                    <w:rFonts w:eastAsiaTheme="minorEastAsia"/>
                    <w:noProof/>
                    <w:lang w:eastAsia="fr-CH"/>
                  </w:rPr>
                  <w:tab/>
                </w:r>
                <w:r w:rsidRPr="00FF0D62">
                  <w:rPr>
                    <w:rStyle w:val="Lienhypertexte"/>
                    <w:b/>
                    <w:bCs/>
                    <w:noProof/>
                    <w:lang w:val="en-US"/>
                  </w:rPr>
                  <w:t>Travel agencies</w:t>
                </w:r>
                <w:r>
                  <w:rPr>
                    <w:noProof/>
                    <w:webHidden/>
                  </w:rPr>
                  <w:tab/>
                </w:r>
                <w:r>
                  <w:rPr>
                    <w:noProof/>
                    <w:webHidden/>
                  </w:rPr>
                  <w:fldChar w:fldCharType="begin"/>
                </w:r>
                <w:r>
                  <w:rPr>
                    <w:noProof/>
                    <w:webHidden/>
                  </w:rPr>
                  <w:instrText xml:space="preserve"> PAGEREF _Toc65674279 \h </w:instrText>
                </w:r>
                <w:r>
                  <w:rPr>
                    <w:noProof/>
                    <w:webHidden/>
                  </w:rPr>
                </w:r>
                <w:r>
                  <w:rPr>
                    <w:noProof/>
                    <w:webHidden/>
                  </w:rPr>
                  <w:fldChar w:fldCharType="separate"/>
                </w:r>
                <w:r>
                  <w:rPr>
                    <w:noProof/>
                    <w:webHidden/>
                  </w:rPr>
                  <w:t>17</w:t>
                </w:r>
                <w:r>
                  <w:rPr>
                    <w:noProof/>
                    <w:webHidden/>
                  </w:rPr>
                  <w:fldChar w:fldCharType="end"/>
                </w:r>
              </w:hyperlink>
            </w:p>
            <w:p w14:paraId="28921FFF" w14:textId="4C61B60E" w:rsidR="00B93160" w:rsidRDefault="00B93160">
              <w:pPr>
                <w:pStyle w:val="TM2"/>
                <w:tabs>
                  <w:tab w:val="left" w:pos="880"/>
                  <w:tab w:val="right" w:leader="dot" w:pos="9060"/>
                </w:tabs>
                <w:rPr>
                  <w:rFonts w:eastAsiaTheme="minorEastAsia"/>
                  <w:noProof/>
                  <w:lang w:eastAsia="fr-CH"/>
                </w:rPr>
              </w:pPr>
              <w:hyperlink w:anchor="_Toc65674280" w:history="1">
                <w:r w:rsidRPr="00FF0D62">
                  <w:rPr>
                    <w:rStyle w:val="Lienhypertexte"/>
                    <w:b/>
                    <w:bCs/>
                    <w:noProof/>
                    <w:lang w:val="en-US"/>
                  </w:rPr>
                  <w:t>4.2.</w:t>
                </w:r>
                <w:r>
                  <w:rPr>
                    <w:rFonts w:eastAsiaTheme="minorEastAsia"/>
                    <w:noProof/>
                    <w:lang w:eastAsia="fr-CH"/>
                  </w:rPr>
                  <w:tab/>
                </w:r>
                <w:r w:rsidRPr="00FF0D62">
                  <w:rPr>
                    <w:rStyle w:val="Lienhypertexte"/>
                    <w:b/>
                    <w:bCs/>
                    <w:noProof/>
                    <w:lang w:val="en-US"/>
                  </w:rPr>
                  <w:t>Taxi Companies</w:t>
                </w:r>
                <w:r>
                  <w:rPr>
                    <w:noProof/>
                    <w:webHidden/>
                  </w:rPr>
                  <w:tab/>
                </w:r>
                <w:r>
                  <w:rPr>
                    <w:noProof/>
                    <w:webHidden/>
                  </w:rPr>
                  <w:fldChar w:fldCharType="begin"/>
                </w:r>
                <w:r>
                  <w:rPr>
                    <w:noProof/>
                    <w:webHidden/>
                  </w:rPr>
                  <w:instrText xml:space="preserve"> PAGEREF _Toc65674280 \h </w:instrText>
                </w:r>
                <w:r>
                  <w:rPr>
                    <w:noProof/>
                    <w:webHidden/>
                  </w:rPr>
                </w:r>
                <w:r>
                  <w:rPr>
                    <w:noProof/>
                    <w:webHidden/>
                  </w:rPr>
                  <w:fldChar w:fldCharType="separate"/>
                </w:r>
                <w:r>
                  <w:rPr>
                    <w:noProof/>
                    <w:webHidden/>
                  </w:rPr>
                  <w:t>18</w:t>
                </w:r>
                <w:r>
                  <w:rPr>
                    <w:noProof/>
                    <w:webHidden/>
                  </w:rPr>
                  <w:fldChar w:fldCharType="end"/>
                </w:r>
              </w:hyperlink>
            </w:p>
            <w:p w14:paraId="08E239DB" w14:textId="38BD7FBF" w:rsidR="00B93160" w:rsidRDefault="00B93160">
              <w:pPr>
                <w:pStyle w:val="TM2"/>
                <w:tabs>
                  <w:tab w:val="left" w:pos="880"/>
                  <w:tab w:val="right" w:leader="dot" w:pos="9060"/>
                </w:tabs>
                <w:rPr>
                  <w:rFonts w:eastAsiaTheme="minorEastAsia"/>
                  <w:noProof/>
                  <w:lang w:eastAsia="fr-CH"/>
                </w:rPr>
              </w:pPr>
              <w:hyperlink w:anchor="_Toc65674281" w:history="1">
                <w:r w:rsidRPr="00FF0D62">
                  <w:rPr>
                    <w:rStyle w:val="Lienhypertexte"/>
                    <w:b/>
                    <w:bCs/>
                    <w:noProof/>
                    <w:lang w:val="en-US"/>
                  </w:rPr>
                  <w:t>4.3.</w:t>
                </w:r>
                <w:r>
                  <w:rPr>
                    <w:rFonts w:eastAsiaTheme="minorEastAsia"/>
                    <w:noProof/>
                    <w:lang w:eastAsia="fr-CH"/>
                  </w:rPr>
                  <w:tab/>
                </w:r>
                <w:r w:rsidRPr="00FF0D62">
                  <w:rPr>
                    <w:rStyle w:val="Lienhypertexte"/>
                    <w:b/>
                    <w:bCs/>
                    <w:noProof/>
                    <w:lang w:val="en-US"/>
                  </w:rPr>
                  <w:t>Restaurants</w:t>
                </w:r>
                <w:r>
                  <w:rPr>
                    <w:noProof/>
                    <w:webHidden/>
                  </w:rPr>
                  <w:tab/>
                </w:r>
                <w:r>
                  <w:rPr>
                    <w:noProof/>
                    <w:webHidden/>
                  </w:rPr>
                  <w:fldChar w:fldCharType="begin"/>
                </w:r>
                <w:r>
                  <w:rPr>
                    <w:noProof/>
                    <w:webHidden/>
                  </w:rPr>
                  <w:instrText xml:space="preserve"> PAGEREF _Toc65674281 \h </w:instrText>
                </w:r>
                <w:r>
                  <w:rPr>
                    <w:noProof/>
                    <w:webHidden/>
                  </w:rPr>
                </w:r>
                <w:r>
                  <w:rPr>
                    <w:noProof/>
                    <w:webHidden/>
                  </w:rPr>
                  <w:fldChar w:fldCharType="separate"/>
                </w:r>
                <w:r>
                  <w:rPr>
                    <w:noProof/>
                    <w:webHidden/>
                  </w:rPr>
                  <w:t>18</w:t>
                </w:r>
                <w:r>
                  <w:rPr>
                    <w:noProof/>
                    <w:webHidden/>
                  </w:rPr>
                  <w:fldChar w:fldCharType="end"/>
                </w:r>
              </w:hyperlink>
            </w:p>
            <w:p w14:paraId="69D22D38" w14:textId="14B10A2D" w:rsidR="00B93160" w:rsidRDefault="00B93160">
              <w:pPr>
                <w:pStyle w:val="TM2"/>
                <w:tabs>
                  <w:tab w:val="left" w:pos="880"/>
                  <w:tab w:val="right" w:leader="dot" w:pos="9060"/>
                </w:tabs>
                <w:rPr>
                  <w:rFonts w:eastAsiaTheme="minorEastAsia"/>
                  <w:noProof/>
                  <w:lang w:eastAsia="fr-CH"/>
                </w:rPr>
              </w:pPr>
              <w:hyperlink w:anchor="_Toc65674282" w:history="1">
                <w:r w:rsidRPr="00FF0D62">
                  <w:rPr>
                    <w:rStyle w:val="Lienhypertexte"/>
                    <w:b/>
                    <w:bCs/>
                    <w:noProof/>
                    <w:lang w:val="en-US"/>
                  </w:rPr>
                  <w:t>4.4.</w:t>
                </w:r>
                <w:r>
                  <w:rPr>
                    <w:rFonts w:eastAsiaTheme="minorEastAsia"/>
                    <w:noProof/>
                    <w:lang w:eastAsia="fr-CH"/>
                  </w:rPr>
                  <w:tab/>
                </w:r>
                <w:r w:rsidRPr="00FF0D62">
                  <w:rPr>
                    <w:rStyle w:val="Lienhypertexte"/>
                    <w:b/>
                    <w:bCs/>
                    <w:noProof/>
                    <w:lang w:val="en-US"/>
                  </w:rPr>
                  <w:t>Caterers</w:t>
                </w:r>
                <w:r>
                  <w:rPr>
                    <w:noProof/>
                    <w:webHidden/>
                  </w:rPr>
                  <w:tab/>
                </w:r>
                <w:r>
                  <w:rPr>
                    <w:noProof/>
                    <w:webHidden/>
                  </w:rPr>
                  <w:fldChar w:fldCharType="begin"/>
                </w:r>
                <w:r>
                  <w:rPr>
                    <w:noProof/>
                    <w:webHidden/>
                  </w:rPr>
                  <w:instrText xml:space="preserve"> PAGEREF _Toc65674282 \h </w:instrText>
                </w:r>
                <w:r>
                  <w:rPr>
                    <w:noProof/>
                    <w:webHidden/>
                  </w:rPr>
                </w:r>
                <w:r>
                  <w:rPr>
                    <w:noProof/>
                    <w:webHidden/>
                  </w:rPr>
                  <w:fldChar w:fldCharType="separate"/>
                </w:r>
                <w:r>
                  <w:rPr>
                    <w:noProof/>
                    <w:webHidden/>
                  </w:rPr>
                  <w:t>19</w:t>
                </w:r>
                <w:r>
                  <w:rPr>
                    <w:noProof/>
                    <w:webHidden/>
                  </w:rPr>
                  <w:fldChar w:fldCharType="end"/>
                </w:r>
              </w:hyperlink>
            </w:p>
            <w:p w14:paraId="3F1DB30E" w14:textId="04B412B0" w:rsidR="00B93160" w:rsidRDefault="00B93160">
              <w:pPr>
                <w:pStyle w:val="TM2"/>
                <w:tabs>
                  <w:tab w:val="left" w:pos="880"/>
                  <w:tab w:val="right" w:leader="dot" w:pos="9060"/>
                </w:tabs>
                <w:rPr>
                  <w:rFonts w:eastAsiaTheme="minorEastAsia"/>
                  <w:noProof/>
                  <w:lang w:eastAsia="fr-CH"/>
                </w:rPr>
              </w:pPr>
              <w:hyperlink w:anchor="_Toc65674283" w:history="1">
                <w:r w:rsidRPr="00FF0D62">
                  <w:rPr>
                    <w:rStyle w:val="Lienhypertexte"/>
                    <w:b/>
                    <w:bCs/>
                    <w:noProof/>
                    <w:lang w:val="en-US"/>
                  </w:rPr>
                  <w:t>4.5.</w:t>
                </w:r>
                <w:r>
                  <w:rPr>
                    <w:rFonts w:eastAsiaTheme="minorEastAsia"/>
                    <w:noProof/>
                    <w:lang w:eastAsia="fr-CH"/>
                  </w:rPr>
                  <w:tab/>
                </w:r>
                <w:r w:rsidRPr="00FF0D62">
                  <w:rPr>
                    <w:rStyle w:val="Lienhypertexte"/>
                    <w:b/>
                    <w:bCs/>
                    <w:noProof/>
                    <w:lang w:val="en-US"/>
                  </w:rPr>
                  <w:t>AV equipment</w:t>
                </w:r>
                <w:r>
                  <w:rPr>
                    <w:noProof/>
                    <w:webHidden/>
                  </w:rPr>
                  <w:tab/>
                </w:r>
                <w:r>
                  <w:rPr>
                    <w:noProof/>
                    <w:webHidden/>
                  </w:rPr>
                  <w:fldChar w:fldCharType="begin"/>
                </w:r>
                <w:r>
                  <w:rPr>
                    <w:noProof/>
                    <w:webHidden/>
                  </w:rPr>
                  <w:instrText xml:space="preserve"> PAGEREF _Toc65674283 \h </w:instrText>
                </w:r>
                <w:r>
                  <w:rPr>
                    <w:noProof/>
                    <w:webHidden/>
                  </w:rPr>
                </w:r>
                <w:r>
                  <w:rPr>
                    <w:noProof/>
                    <w:webHidden/>
                  </w:rPr>
                  <w:fldChar w:fldCharType="separate"/>
                </w:r>
                <w:r>
                  <w:rPr>
                    <w:noProof/>
                    <w:webHidden/>
                  </w:rPr>
                  <w:t>20</w:t>
                </w:r>
                <w:r>
                  <w:rPr>
                    <w:noProof/>
                    <w:webHidden/>
                  </w:rPr>
                  <w:fldChar w:fldCharType="end"/>
                </w:r>
              </w:hyperlink>
            </w:p>
            <w:p w14:paraId="716B07A2" w14:textId="3CB32B75" w:rsidR="00B93160" w:rsidRDefault="00B93160">
              <w:pPr>
                <w:pStyle w:val="TM2"/>
                <w:tabs>
                  <w:tab w:val="left" w:pos="880"/>
                  <w:tab w:val="right" w:leader="dot" w:pos="9060"/>
                </w:tabs>
                <w:rPr>
                  <w:rFonts w:eastAsiaTheme="minorEastAsia"/>
                  <w:noProof/>
                  <w:lang w:eastAsia="fr-CH"/>
                </w:rPr>
              </w:pPr>
              <w:hyperlink w:anchor="_Toc65674284" w:history="1">
                <w:r w:rsidRPr="00FF0D62">
                  <w:rPr>
                    <w:rStyle w:val="Lienhypertexte"/>
                    <w:b/>
                    <w:bCs/>
                    <w:noProof/>
                    <w:lang w:val="en-US"/>
                  </w:rPr>
                  <w:t>4.6.</w:t>
                </w:r>
                <w:r>
                  <w:rPr>
                    <w:rFonts w:eastAsiaTheme="minorEastAsia"/>
                    <w:noProof/>
                    <w:lang w:eastAsia="fr-CH"/>
                  </w:rPr>
                  <w:tab/>
                </w:r>
                <w:r w:rsidRPr="00FF0D62">
                  <w:rPr>
                    <w:rStyle w:val="Lienhypertexte"/>
                    <w:b/>
                    <w:bCs/>
                    <w:noProof/>
                    <w:lang w:val="en-US"/>
                  </w:rPr>
                  <w:t>Venues for meetings</w:t>
                </w:r>
                <w:r>
                  <w:rPr>
                    <w:noProof/>
                    <w:webHidden/>
                  </w:rPr>
                  <w:tab/>
                </w:r>
                <w:r>
                  <w:rPr>
                    <w:noProof/>
                    <w:webHidden/>
                  </w:rPr>
                  <w:fldChar w:fldCharType="begin"/>
                </w:r>
                <w:r>
                  <w:rPr>
                    <w:noProof/>
                    <w:webHidden/>
                  </w:rPr>
                  <w:instrText xml:space="preserve"> PAGEREF _Toc65674284 \h </w:instrText>
                </w:r>
                <w:r>
                  <w:rPr>
                    <w:noProof/>
                    <w:webHidden/>
                  </w:rPr>
                </w:r>
                <w:r>
                  <w:rPr>
                    <w:noProof/>
                    <w:webHidden/>
                  </w:rPr>
                  <w:fldChar w:fldCharType="separate"/>
                </w:r>
                <w:r>
                  <w:rPr>
                    <w:noProof/>
                    <w:webHidden/>
                  </w:rPr>
                  <w:t>20</w:t>
                </w:r>
                <w:r>
                  <w:rPr>
                    <w:noProof/>
                    <w:webHidden/>
                  </w:rPr>
                  <w:fldChar w:fldCharType="end"/>
                </w:r>
              </w:hyperlink>
            </w:p>
            <w:p w14:paraId="3210D31B" w14:textId="72521132" w:rsidR="00B93160" w:rsidRDefault="00B93160">
              <w:pPr>
                <w:pStyle w:val="TM1"/>
                <w:tabs>
                  <w:tab w:val="left" w:pos="440"/>
                  <w:tab w:val="right" w:leader="dot" w:pos="9060"/>
                </w:tabs>
                <w:rPr>
                  <w:rFonts w:eastAsiaTheme="minorEastAsia"/>
                  <w:noProof/>
                  <w:lang w:eastAsia="fr-CH"/>
                </w:rPr>
              </w:pPr>
              <w:hyperlink w:anchor="_Toc65674285" w:history="1">
                <w:r w:rsidRPr="00FF0D62">
                  <w:rPr>
                    <w:rStyle w:val="Lienhypertexte"/>
                    <w:b/>
                    <w:bCs/>
                    <w:noProof/>
                    <w:lang w:val="en-US"/>
                  </w:rPr>
                  <w:t>5.</w:t>
                </w:r>
                <w:r>
                  <w:rPr>
                    <w:rFonts w:eastAsiaTheme="minorEastAsia"/>
                    <w:noProof/>
                    <w:lang w:eastAsia="fr-CH"/>
                  </w:rPr>
                  <w:tab/>
                </w:r>
                <w:r w:rsidRPr="00FF0D62">
                  <w:rPr>
                    <w:rStyle w:val="Lienhypertexte"/>
                    <w:b/>
                    <w:bCs/>
                    <w:noProof/>
                    <w:lang w:val="en-US"/>
                  </w:rPr>
                  <w:t>Annexes</w:t>
                </w:r>
                <w:r>
                  <w:rPr>
                    <w:noProof/>
                    <w:webHidden/>
                  </w:rPr>
                  <w:tab/>
                </w:r>
                <w:r>
                  <w:rPr>
                    <w:noProof/>
                    <w:webHidden/>
                  </w:rPr>
                  <w:fldChar w:fldCharType="begin"/>
                </w:r>
                <w:r>
                  <w:rPr>
                    <w:noProof/>
                    <w:webHidden/>
                  </w:rPr>
                  <w:instrText xml:space="preserve"> PAGEREF _Toc65674285 \h </w:instrText>
                </w:r>
                <w:r>
                  <w:rPr>
                    <w:noProof/>
                    <w:webHidden/>
                  </w:rPr>
                </w:r>
                <w:r>
                  <w:rPr>
                    <w:noProof/>
                    <w:webHidden/>
                  </w:rPr>
                  <w:fldChar w:fldCharType="separate"/>
                </w:r>
                <w:r>
                  <w:rPr>
                    <w:noProof/>
                    <w:webHidden/>
                  </w:rPr>
                  <w:t>22</w:t>
                </w:r>
                <w:r>
                  <w:rPr>
                    <w:noProof/>
                    <w:webHidden/>
                  </w:rPr>
                  <w:fldChar w:fldCharType="end"/>
                </w:r>
              </w:hyperlink>
            </w:p>
            <w:p w14:paraId="4A7F7306" w14:textId="100CBE1A" w:rsidR="00B93160" w:rsidRDefault="00B93160">
              <w:pPr>
                <w:pStyle w:val="TM1"/>
                <w:tabs>
                  <w:tab w:val="left" w:pos="660"/>
                  <w:tab w:val="right" w:leader="dot" w:pos="9060"/>
                </w:tabs>
                <w:rPr>
                  <w:rFonts w:eastAsiaTheme="minorEastAsia"/>
                  <w:noProof/>
                  <w:lang w:eastAsia="fr-CH"/>
                </w:rPr>
              </w:pPr>
              <w:hyperlink w:anchor="_Toc65674286" w:history="1">
                <w:r w:rsidRPr="00FF0D62">
                  <w:rPr>
                    <w:rStyle w:val="Lienhypertexte"/>
                    <w:b/>
                    <w:bCs/>
                    <w:noProof/>
                    <w:lang w:val="en-US"/>
                  </w:rPr>
                  <w:t>5.1.</w:t>
                </w:r>
                <w:r>
                  <w:rPr>
                    <w:rFonts w:eastAsiaTheme="minorEastAsia"/>
                    <w:noProof/>
                    <w:lang w:eastAsia="fr-CH"/>
                  </w:rPr>
                  <w:tab/>
                </w:r>
                <w:r w:rsidRPr="00FF0D62">
                  <w:rPr>
                    <w:rStyle w:val="Lienhypertexte"/>
                    <w:b/>
                    <w:bCs/>
                    <w:noProof/>
                    <w:lang w:val="en-US"/>
                  </w:rPr>
                  <w:t>Meeting Form</w:t>
                </w:r>
                <w:r>
                  <w:rPr>
                    <w:noProof/>
                    <w:webHidden/>
                  </w:rPr>
                  <w:tab/>
                </w:r>
                <w:r>
                  <w:rPr>
                    <w:noProof/>
                    <w:webHidden/>
                  </w:rPr>
                  <w:fldChar w:fldCharType="begin"/>
                </w:r>
                <w:r>
                  <w:rPr>
                    <w:noProof/>
                    <w:webHidden/>
                  </w:rPr>
                  <w:instrText xml:space="preserve"> PAGEREF _Toc65674286 \h </w:instrText>
                </w:r>
                <w:r>
                  <w:rPr>
                    <w:noProof/>
                    <w:webHidden/>
                  </w:rPr>
                </w:r>
                <w:r>
                  <w:rPr>
                    <w:noProof/>
                    <w:webHidden/>
                  </w:rPr>
                  <w:fldChar w:fldCharType="separate"/>
                </w:r>
                <w:r>
                  <w:rPr>
                    <w:noProof/>
                    <w:webHidden/>
                  </w:rPr>
                  <w:t>22</w:t>
                </w:r>
                <w:r>
                  <w:rPr>
                    <w:noProof/>
                    <w:webHidden/>
                  </w:rPr>
                  <w:fldChar w:fldCharType="end"/>
                </w:r>
              </w:hyperlink>
            </w:p>
            <w:p w14:paraId="166C7A35" w14:textId="6BA98F35" w:rsidR="00B93160" w:rsidRDefault="00B93160">
              <w:pPr>
                <w:pStyle w:val="TM2"/>
                <w:tabs>
                  <w:tab w:val="left" w:pos="880"/>
                  <w:tab w:val="right" w:leader="dot" w:pos="9060"/>
                </w:tabs>
                <w:rPr>
                  <w:rFonts w:eastAsiaTheme="minorEastAsia"/>
                  <w:noProof/>
                  <w:lang w:eastAsia="fr-CH"/>
                </w:rPr>
              </w:pPr>
              <w:hyperlink w:anchor="_Toc65674287" w:history="1">
                <w:r w:rsidRPr="00FF0D62">
                  <w:rPr>
                    <w:rStyle w:val="Lienhypertexte"/>
                    <w:b/>
                    <w:bCs/>
                    <w:noProof/>
                    <w:lang w:val="en-US"/>
                  </w:rPr>
                  <w:t>5.2.</w:t>
                </w:r>
                <w:r>
                  <w:rPr>
                    <w:rFonts w:eastAsiaTheme="minorEastAsia"/>
                    <w:noProof/>
                    <w:lang w:eastAsia="fr-CH"/>
                  </w:rPr>
                  <w:tab/>
                </w:r>
                <w:r w:rsidRPr="00FF0D62">
                  <w:rPr>
                    <w:rStyle w:val="Lienhypertexte"/>
                    <w:b/>
                    <w:bCs/>
                    <w:noProof/>
                    <w:lang w:val="en-US"/>
                  </w:rPr>
                  <w:t>Vendor Form</w:t>
                </w:r>
                <w:r>
                  <w:rPr>
                    <w:noProof/>
                    <w:webHidden/>
                  </w:rPr>
                  <w:tab/>
                </w:r>
                <w:r>
                  <w:rPr>
                    <w:noProof/>
                    <w:webHidden/>
                  </w:rPr>
                  <w:fldChar w:fldCharType="begin"/>
                </w:r>
                <w:r>
                  <w:rPr>
                    <w:noProof/>
                    <w:webHidden/>
                  </w:rPr>
                  <w:instrText xml:space="preserve"> PAGEREF _Toc65674287 \h </w:instrText>
                </w:r>
                <w:r>
                  <w:rPr>
                    <w:noProof/>
                    <w:webHidden/>
                  </w:rPr>
                </w:r>
                <w:r>
                  <w:rPr>
                    <w:noProof/>
                    <w:webHidden/>
                  </w:rPr>
                  <w:fldChar w:fldCharType="separate"/>
                </w:r>
                <w:r>
                  <w:rPr>
                    <w:noProof/>
                    <w:webHidden/>
                  </w:rPr>
                  <w:t>22</w:t>
                </w:r>
                <w:r>
                  <w:rPr>
                    <w:noProof/>
                    <w:webHidden/>
                  </w:rPr>
                  <w:fldChar w:fldCharType="end"/>
                </w:r>
              </w:hyperlink>
            </w:p>
            <w:p w14:paraId="5A99129A" w14:textId="529E870F" w:rsidR="00B93160" w:rsidRDefault="00B93160">
              <w:pPr>
                <w:pStyle w:val="TM2"/>
                <w:tabs>
                  <w:tab w:val="left" w:pos="880"/>
                  <w:tab w:val="right" w:leader="dot" w:pos="9060"/>
                </w:tabs>
                <w:rPr>
                  <w:rFonts w:eastAsiaTheme="minorEastAsia"/>
                  <w:noProof/>
                  <w:lang w:eastAsia="fr-CH"/>
                </w:rPr>
              </w:pPr>
              <w:hyperlink w:anchor="_Toc65674288" w:history="1">
                <w:r w:rsidRPr="00FF0D62">
                  <w:rPr>
                    <w:rStyle w:val="Lienhypertexte"/>
                    <w:b/>
                    <w:bCs/>
                    <w:noProof/>
                    <w:lang w:val="en-US"/>
                  </w:rPr>
                  <w:t>5.3.</w:t>
                </w:r>
                <w:r>
                  <w:rPr>
                    <w:rFonts w:eastAsiaTheme="minorEastAsia"/>
                    <w:noProof/>
                    <w:lang w:eastAsia="fr-CH"/>
                  </w:rPr>
                  <w:tab/>
                </w:r>
                <w:r w:rsidRPr="00FF0D62">
                  <w:rPr>
                    <w:rStyle w:val="Lienhypertexte"/>
                    <w:b/>
                    <w:bCs/>
                    <w:noProof/>
                    <w:lang w:val="en-US"/>
                  </w:rPr>
                  <w:t>Purchase Order</w:t>
                </w:r>
                <w:r>
                  <w:rPr>
                    <w:noProof/>
                    <w:webHidden/>
                  </w:rPr>
                  <w:tab/>
                </w:r>
                <w:r>
                  <w:rPr>
                    <w:noProof/>
                    <w:webHidden/>
                  </w:rPr>
                  <w:fldChar w:fldCharType="begin"/>
                </w:r>
                <w:r>
                  <w:rPr>
                    <w:noProof/>
                    <w:webHidden/>
                  </w:rPr>
                  <w:instrText xml:space="preserve"> PAGEREF _Toc65674288 \h </w:instrText>
                </w:r>
                <w:r>
                  <w:rPr>
                    <w:noProof/>
                    <w:webHidden/>
                  </w:rPr>
                </w:r>
                <w:r>
                  <w:rPr>
                    <w:noProof/>
                    <w:webHidden/>
                  </w:rPr>
                  <w:fldChar w:fldCharType="separate"/>
                </w:r>
                <w:r>
                  <w:rPr>
                    <w:noProof/>
                    <w:webHidden/>
                  </w:rPr>
                  <w:t>23</w:t>
                </w:r>
                <w:r>
                  <w:rPr>
                    <w:noProof/>
                    <w:webHidden/>
                  </w:rPr>
                  <w:fldChar w:fldCharType="end"/>
                </w:r>
              </w:hyperlink>
            </w:p>
            <w:p w14:paraId="3D6B857F" w14:textId="6AA73479" w:rsidR="00B93160" w:rsidRDefault="00B93160">
              <w:pPr>
                <w:pStyle w:val="TM2"/>
                <w:tabs>
                  <w:tab w:val="left" w:pos="880"/>
                  <w:tab w:val="right" w:leader="dot" w:pos="9060"/>
                </w:tabs>
                <w:rPr>
                  <w:rFonts w:eastAsiaTheme="minorEastAsia"/>
                  <w:noProof/>
                  <w:lang w:eastAsia="fr-CH"/>
                </w:rPr>
              </w:pPr>
              <w:hyperlink w:anchor="_Toc65674289" w:history="1">
                <w:r w:rsidRPr="00FF0D62">
                  <w:rPr>
                    <w:rStyle w:val="Lienhypertexte"/>
                    <w:b/>
                    <w:bCs/>
                    <w:noProof/>
                    <w:lang w:val="en-US"/>
                  </w:rPr>
                  <w:t>5.4.</w:t>
                </w:r>
                <w:r>
                  <w:rPr>
                    <w:rFonts w:eastAsiaTheme="minorEastAsia"/>
                    <w:noProof/>
                    <w:lang w:eastAsia="fr-CH"/>
                  </w:rPr>
                  <w:tab/>
                </w:r>
                <w:r w:rsidRPr="00FF0D62">
                  <w:rPr>
                    <w:rStyle w:val="Lienhypertexte"/>
                    <w:b/>
                    <w:bCs/>
                    <w:noProof/>
                    <w:lang w:val="en-US"/>
                  </w:rPr>
                  <w:t>Approval stamp</w:t>
                </w:r>
                <w:r>
                  <w:rPr>
                    <w:noProof/>
                    <w:webHidden/>
                  </w:rPr>
                  <w:tab/>
                </w:r>
                <w:r>
                  <w:rPr>
                    <w:noProof/>
                    <w:webHidden/>
                  </w:rPr>
                  <w:fldChar w:fldCharType="begin"/>
                </w:r>
                <w:r>
                  <w:rPr>
                    <w:noProof/>
                    <w:webHidden/>
                  </w:rPr>
                  <w:instrText xml:space="preserve"> PAGEREF _Toc65674289 \h </w:instrText>
                </w:r>
                <w:r>
                  <w:rPr>
                    <w:noProof/>
                    <w:webHidden/>
                  </w:rPr>
                </w:r>
                <w:r>
                  <w:rPr>
                    <w:noProof/>
                    <w:webHidden/>
                  </w:rPr>
                  <w:fldChar w:fldCharType="separate"/>
                </w:r>
                <w:r>
                  <w:rPr>
                    <w:noProof/>
                    <w:webHidden/>
                  </w:rPr>
                  <w:t>24</w:t>
                </w:r>
                <w:r>
                  <w:rPr>
                    <w:noProof/>
                    <w:webHidden/>
                  </w:rPr>
                  <w:fldChar w:fldCharType="end"/>
                </w:r>
              </w:hyperlink>
            </w:p>
            <w:p w14:paraId="1E027B4A" w14:textId="684000B9" w:rsidR="00B260E7" w:rsidRPr="00B260E7" w:rsidRDefault="00B260E7" w:rsidP="00B260E7">
              <w:r>
                <w:rPr>
                  <w:b/>
                  <w:bCs/>
                  <w:noProof/>
                </w:rPr>
                <w:fldChar w:fldCharType="end"/>
              </w:r>
            </w:p>
          </w:sdtContent>
        </w:sdt>
        <w:p w14:paraId="52783AC5" w14:textId="38200436" w:rsidR="00B260E7" w:rsidRDefault="000228D7" w:rsidP="00B260E7">
          <w:pPr>
            <w:rPr>
              <w:b/>
              <w:bCs/>
              <w:lang w:val="en-US"/>
            </w:rPr>
          </w:pPr>
        </w:p>
      </w:sdtContent>
    </w:sdt>
    <w:p w14:paraId="28202A53" w14:textId="5A943C3D" w:rsidR="007B1FEE" w:rsidRDefault="007614E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007B1FEE">
        <w:rPr>
          <w:rFonts w:ascii="Times New Roman" w:hAnsi="Times New Roman" w:cs="Times New Roman"/>
          <w:b/>
          <w:bCs/>
          <w:sz w:val="28"/>
          <w:szCs w:val="28"/>
          <w:lang w:val="en-US"/>
        </w:rPr>
        <w:t>Abbreviation</w:t>
      </w:r>
      <w:r w:rsidR="0003050B">
        <w:rPr>
          <w:rFonts w:ascii="Times New Roman" w:hAnsi="Times New Roman" w:cs="Times New Roman"/>
          <w:b/>
          <w:bCs/>
          <w:sz w:val="28"/>
          <w:szCs w:val="28"/>
          <w:lang w:val="en-US"/>
        </w:rPr>
        <w:t xml:space="preserve"> list</w:t>
      </w:r>
    </w:p>
    <w:p w14:paraId="5BEDBC25" w14:textId="77777777" w:rsidR="007B1FEE" w:rsidRDefault="007B1FEE" w:rsidP="00A93806">
      <w:pPr>
        <w:spacing w:line="276" w:lineRule="auto"/>
        <w:rPr>
          <w:rFonts w:ascii="Times New Roman" w:hAnsi="Times New Roman" w:cs="Times New Roman"/>
          <w:b/>
          <w:bCs/>
          <w:sz w:val="28"/>
          <w:szCs w:val="28"/>
          <w:lang w:val="en-US"/>
        </w:rPr>
      </w:pPr>
    </w:p>
    <w:p w14:paraId="132FDF50" w14:textId="77777777" w:rsidR="00A93806" w:rsidRPr="007B1FEE" w:rsidRDefault="00A93806" w:rsidP="00A93806">
      <w:pPr>
        <w:pStyle w:val="Paragraphedeliste"/>
        <w:numPr>
          <w:ilvl w:val="0"/>
          <w:numId w:val="49"/>
        </w:numPr>
        <w:tabs>
          <w:tab w:val="left" w:pos="1420"/>
        </w:tabs>
        <w:spacing w:line="276" w:lineRule="auto"/>
        <w:jc w:val="both"/>
        <w:rPr>
          <w:lang w:val="en-US"/>
        </w:rPr>
      </w:pPr>
      <w:r w:rsidRPr="007B1FEE">
        <w:rPr>
          <w:lang w:val="en-US"/>
        </w:rPr>
        <w:t>EC: Expense claim</w:t>
      </w:r>
    </w:p>
    <w:p w14:paraId="18A4DD2C" w14:textId="77777777" w:rsidR="00A93806" w:rsidRPr="007B1FEE" w:rsidRDefault="00A93806" w:rsidP="00A93806">
      <w:pPr>
        <w:pStyle w:val="Paragraphedeliste"/>
        <w:numPr>
          <w:ilvl w:val="0"/>
          <w:numId w:val="49"/>
        </w:numPr>
        <w:tabs>
          <w:tab w:val="left" w:pos="1420"/>
        </w:tabs>
        <w:spacing w:line="276" w:lineRule="auto"/>
        <w:jc w:val="both"/>
        <w:rPr>
          <w:lang w:val="en-US"/>
        </w:rPr>
      </w:pPr>
      <w:commentRangeStart w:id="1"/>
      <w:r w:rsidRPr="007B1FEE">
        <w:rPr>
          <w:lang w:val="en-US"/>
        </w:rPr>
        <w:t>COO: Chief Operative Officer</w:t>
      </w:r>
      <w:commentRangeEnd w:id="1"/>
      <w:r w:rsidR="00964E10">
        <w:rPr>
          <w:rStyle w:val="Marquedecommentaire"/>
        </w:rPr>
        <w:commentReference w:id="1"/>
      </w:r>
    </w:p>
    <w:p w14:paraId="07C59F2E" w14:textId="541FA8DD" w:rsidR="00A93806" w:rsidRDefault="00A93806" w:rsidP="00A93806">
      <w:pPr>
        <w:pStyle w:val="Paragraphedeliste"/>
        <w:numPr>
          <w:ilvl w:val="0"/>
          <w:numId w:val="49"/>
        </w:numPr>
        <w:tabs>
          <w:tab w:val="left" w:pos="1420"/>
        </w:tabs>
        <w:spacing w:line="276" w:lineRule="auto"/>
        <w:jc w:val="both"/>
        <w:rPr>
          <w:lang w:val="en-US"/>
        </w:rPr>
      </w:pPr>
      <w:r w:rsidRPr="007B1FEE">
        <w:rPr>
          <w:lang w:val="en-US"/>
        </w:rPr>
        <w:t>DED: Deputy Executive Director</w:t>
      </w:r>
    </w:p>
    <w:p w14:paraId="5D9E0F68" w14:textId="44A413DB" w:rsidR="00644C4B" w:rsidRPr="007B1FEE" w:rsidRDefault="00644C4B" w:rsidP="00A93806">
      <w:pPr>
        <w:pStyle w:val="Paragraphedeliste"/>
        <w:numPr>
          <w:ilvl w:val="0"/>
          <w:numId w:val="49"/>
        </w:numPr>
        <w:tabs>
          <w:tab w:val="left" w:pos="1420"/>
        </w:tabs>
        <w:spacing w:line="276" w:lineRule="auto"/>
        <w:jc w:val="both"/>
        <w:rPr>
          <w:lang w:val="en-US"/>
        </w:rPr>
      </w:pPr>
      <w:r>
        <w:rPr>
          <w:lang w:val="en-US"/>
        </w:rPr>
        <w:t>DSA: Daily subsistence allowance</w:t>
      </w:r>
    </w:p>
    <w:p w14:paraId="2A8F4845" w14:textId="77777777" w:rsidR="00A93806" w:rsidRPr="007B1FEE" w:rsidRDefault="00A93806" w:rsidP="00A93806">
      <w:pPr>
        <w:pStyle w:val="Paragraphedeliste"/>
        <w:numPr>
          <w:ilvl w:val="0"/>
          <w:numId w:val="49"/>
        </w:numPr>
        <w:tabs>
          <w:tab w:val="left" w:pos="1420"/>
        </w:tabs>
        <w:spacing w:line="276" w:lineRule="auto"/>
        <w:jc w:val="both"/>
        <w:rPr>
          <w:lang w:val="en-US"/>
        </w:rPr>
      </w:pPr>
      <w:r w:rsidRPr="007B1FEE">
        <w:rPr>
          <w:lang w:val="en-US"/>
        </w:rPr>
        <w:t>MF: Meeting Form</w:t>
      </w:r>
    </w:p>
    <w:p w14:paraId="1DB809C0" w14:textId="77777777" w:rsidR="00A93806" w:rsidRPr="007B1FEE" w:rsidRDefault="00A93806" w:rsidP="00A93806">
      <w:pPr>
        <w:pStyle w:val="Paragraphedeliste"/>
        <w:numPr>
          <w:ilvl w:val="0"/>
          <w:numId w:val="49"/>
        </w:numPr>
        <w:tabs>
          <w:tab w:val="left" w:pos="1420"/>
        </w:tabs>
        <w:spacing w:line="276" w:lineRule="auto"/>
        <w:jc w:val="both"/>
        <w:rPr>
          <w:lang w:val="en-US"/>
        </w:rPr>
      </w:pPr>
      <w:r w:rsidRPr="007B1FEE">
        <w:rPr>
          <w:lang w:val="en-US"/>
        </w:rPr>
        <w:t>PM: Project Manager</w:t>
      </w:r>
    </w:p>
    <w:p w14:paraId="35F9F869" w14:textId="77777777" w:rsidR="00A93806" w:rsidRPr="007B1FEE" w:rsidRDefault="00A93806" w:rsidP="00A93806">
      <w:pPr>
        <w:pStyle w:val="Paragraphedeliste"/>
        <w:numPr>
          <w:ilvl w:val="0"/>
          <w:numId w:val="49"/>
        </w:numPr>
        <w:tabs>
          <w:tab w:val="left" w:pos="1420"/>
        </w:tabs>
        <w:spacing w:line="276" w:lineRule="auto"/>
        <w:jc w:val="both"/>
        <w:rPr>
          <w:lang w:val="en-US"/>
        </w:rPr>
      </w:pPr>
      <w:r w:rsidRPr="007B1FEE">
        <w:rPr>
          <w:lang w:val="en-US"/>
        </w:rPr>
        <w:t>PO: Project Officer</w:t>
      </w:r>
    </w:p>
    <w:p w14:paraId="51BB9E3F" w14:textId="77777777" w:rsidR="00A93806" w:rsidRPr="007B1FEE" w:rsidRDefault="00A93806" w:rsidP="00A93806">
      <w:pPr>
        <w:pStyle w:val="Paragraphedeliste"/>
        <w:numPr>
          <w:ilvl w:val="0"/>
          <w:numId w:val="49"/>
        </w:numPr>
        <w:tabs>
          <w:tab w:val="left" w:pos="1420"/>
        </w:tabs>
        <w:spacing w:line="276" w:lineRule="auto"/>
        <w:jc w:val="both"/>
        <w:rPr>
          <w:lang w:val="en-US"/>
        </w:rPr>
      </w:pPr>
      <w:r w:rsidRPr="007B1FEE">
        <w:rPr>
          <w:lang w:val="en-US"/>
        </w:rPr>
        <w:t>PO: Purchase Order</w:t>
      </w:r>
    </w:p>
    <w:p w14:paraId="4CBD427A" w14:textId="33DF863D" w:rsidR="0003050B" w:rsidRPr="007B1FEE" w:rsidRDefault="0003050B" w:rsidP="00A93806">
      <w:pPr>
        <w:pStyle w:val="Paragraphedeliste"/>
        <w:numPr>
          <w:ilvl w:val="0"/>
          <w:numId w:val="49"/>
        </w:numPr>
        <w:tabs>
          <w:tab w:val="left" w:pos="1420"/>
        </w:tabs>
        <w:spacing w:line="276" w:lineRule="auto"/>
        <w:jc w:val="both"/>
        <w:rPr>
          <w:lang w:val="en-US"/>
        </w:rPr>
      </w:pPr>
      <w:r w:rsidRPr="007B1FEE">
        <w:rPr>
          <w:lang w:val="en-US"/>
        </w:rPr>
        <w:t>RD</w:t>
      </w:r>
      <w:r w:rsidR="007B1FEE" w:rsidRPr="007B1FEE">
        <w:rPr>
          <w:lang w:val="en-US"/>
        </w:rPr>
        <w:t>: Regional Director</w:t>
      </w:r>
    </w:p>
    <w:p w14:paraId="36A6F9B2" w14:textId="4F728323" w:rsidR="0003050B" w:rsidRPr="007B1FEE" w:rsidRDefault="0003050B" w:rsidP="00A93806">
      <w:pPr>
        <w:pStyle w:val="Paragraphedeliste"/>
        <w:numPr>
          <w:ilvl w:val="0"/>
          <w:numId w:val="49"/>
        </w:numPr>
        <w:tabs>
          <w:tab w:val="left" w:pos="1420"/>
        </w:tabs>
        <w:spacing w:line="276" w:lineRule="auto"/>
        <w:jc w:val="both"/>
        <w:rPr>
          <w:lang w:val="en-US"/>
        </w:rPr>
      </w:pPr>
      <w:r w:rsidRPr="007B1FEE">
        <w:rPr>
          <w:lang w:val="en-US"/>
        </w:rPr>
        <w:t>TA</w:t>
      </w:r>
      <w:r w:rsidR="007B1FEE" w:rsidRPr="007B1FEE">
        <w:rPr>
          <w:lang w:val="en-US"/>
        </w:rPr>
        <w:t>: Travel Authorisation</w:t>
      </w:r>
    </w:p>
    <w:p w14:paraId="00A871CC" w14:textId="77777777" w:rsidR="00B11C48" w:rsidRDefault="007B1FEE" w:rsidP="00B11C48">
      <w:pPr>
        <w:pStyle w:val="Paragraphedeliste"/>
        <w:numPr>
          <w:ilvl w:val="0"/>
          <w:numId w:val="49"/>
        </w:numPr>
        <w:tabs>
          <w:tab w:val="left" w:pos="1420"/>
        </w:tabs>
        <w:spacing w:line="276" w:lineRule="auto"/>
        <w:jc w:val="both"/>
        <w:rPr>
          <w:lang w:val="en-US"/>
        </w:rPr>
      </w:pPr>
      <w:r w:rsidRPr="007B1FEE">
        <w:rPr>
          <w:lang w:val="en-US"/>
        </w:rPr>
        <w:t>ToR: Terms of Reference</w:t>
      </w:r>
    </w:p>
    <w:p w14:paraId="69F8EDB7" w14:textId="276D95FC" w:rsidR="004D5A04" w:rsidRDefault="004D5A04" w:rsidP="00B11C48">
      <w:pPr>
        <w:pStyle w:val="Paragraphedeliste"/>
        <w:numPr>
          <w:ilvl w:val="0"/>
          <w:numId w:val="49"/>
        </w:numPr>
        <w:tabs>
          <w:tab w:val="left" w:pos="1420"/>
        </w:tabs>
        <w:spacing w:line="276" w:lineRule="auto"/>
        <w:jc w:val="both"/>
        <w:rPr>
          <w:lang w:val="en-US"/>
        </w:rPr>
      </w:pPr>
      <w:r w:rsidRPr="78FB42A7">
        <w:rPr>
          <w:lang w:val="en-US"/>
        </w:rPr>
        <w:t xml:space="preserve">Travelling 2000 </w:t>
      </w:r>
      <w:r w:rsidR="00B11C48" w:rsidRPr="78FB42A7">
        <w:rPr>
          <w:lang w:val="en-US"/>
        </w:rPr>
        <w:t xml:space="preserve">also called NGO Travels </w:t>
      </w:r>
      <w:r w:rsidRPr="78FB42A7">
        <w:rPr>
          <w:lang w:val="en-US"/>
        </w:rPr>
        <w:t xml:space="preserve">refers to the travel agency </w:t>
      </w:r>
      <w:r w:rsidR="00B11C48" w:rsidRPr="78FB42A7">
        <w:rPr>
          <w:lang w:val="en-US"/>
        </w:rPr>
        <w:t>used by</w:t>
      </w:r>
      <w:r w:rsidRPr="78FB42A7">
        <w:rPr>
          <w:lang w:val="en-US"/>
        </w:rPr>
        <w:t xml:space="preserve"> HD </w:t>
      </w:r>
      <w:r w:rsidR="00B11C48" w:rsidRPr="78FB42A7">
        <w:rPr>
          <w:lang w:val="en-US"/>
        </w:rPr>
        <w:t>headquarters</w:t>
      </w:r>
      <w:r w:rsidR="6EAF2B06" w:rsidRPr="78FB42A7">
        <w:rPr>
          <w:lang w:val="en-US"/>
        </w:rPr>
        <w:t xml:space="preserve"> (MENA department)</w:t>
      </w:r>
    </w:p>
    <w:p w14:paraId="5107C777" w14:textId="77777777" w:rsidR="00B11C48" w:rsidRPr="00B11C48" w:rsidRDefault="00B11C48" w:rsidP="00B11C48">
      <w:pPr>
        <w:pStyle w:val="Paragraphedeliste"/>
        <w:tabs>
          <w:tab w:val="left" w:pos="1420"/>
        </w:tabs>
        <w:spacing w:line="276" w:lineRule="auto"/>
        <w:jc w:val="both"/>
        <w:rPr>
          <w:lang w:val="en-US"/>
        </w:rPr>
      </w:pPr>
    </w:p>
    <w:p w14:paraId="57E75FD2" w14:textId="4E4E5D1C" w:rsidR="00A93806" w:rsidRPr="00A93806" w:rsidRDefault="00A93806" w:rsidP="00A93806">
      <w:pPr>
        <w:tabs>
          <w:tab w:val="left" w:pos="1420"/>
        </w:tabs>
        <w:jc w:val="both"/>
        <w:rPr>
          <w:lang w:val="en-US"/>
        </w:rPr>
      </w:pPr>
      <w:r w:rsidRPr="00B11C48">
        <w:rPr>
          <w:u w:val="single"/>
          <w:lang w:val="en-US"/>
        </w:rPr>
        <w:t>NB:</w:t>
      </w:r>
      <w:r>
        <w:rPr>
          <w:lang w:val="en-US"/>
        </w:rPr>
        <w:t xml:space="preserve"> The term “l</w:t>
      </w:r>
      <w:r w:rsidRPr="00A93806">
        <w:rPr>
          <w:lang w:val="en-US"/>
        </w:rPr>
        <w:t>ogistics coordinator</w:t>
      </w:r>
      <w:r>
        <w:rPr>
          <w:lang w:val="en-US"/>
        </w:rPr>
        <w:t>”</w:t>
      </w:r>
      <w:r w:rsidR="00B11C48">
        <w:rPr>
          <w:lang w:val="en-US"/>
        </w:rPr>
        <w:t xml:space="preserve"> r</w:t>
      </w:r>
      <w:r w:rsidRPr="00A93806">
        <w:rPr>
          <w:lang w:val="en-US"/>
        </w:rPr>
        <w:t>efers to people working within the logistics department whatever the hierarchy level</w:t>
      </w:r>
    </w:p>
    <w:p w14:paraId="2E42202C" w14:textId="2F28D14F" w:rsidR="0003050B" w:rsidRDefault="0003050B">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C809045" w14:textId="77777777" w:rsidR="004D4CFE" w:rsidRDefault="004D4CFE">
      <w:pPr>
        <w:rPr>
          <w:rFonts w:ascii="Times New Roman" w:hAnsi="Times New Roman" w:cs="Times New Roman"/>
          <w:b/>
          <w:bCs/>
          <w:sz w:val="28"/>
          <w:szCs w:val="28"/>
          <w:lang w:val="en-US"/>
        </w:rPr>
      </w:pPr>
    </w:p>
    <w:p w14:paraId="3AC9DAC5" w14:textId="77777777" w:rsidR="007614E6" w:rsidRPr="00327E8C" w:rsidRDefault="5202C062" w:rsidP="00B260E7">
      <w:pPr>
        <w:rPr>
          <w:rFonts w:ascii="Times New Roman" w:hAnsi="Times New Roman" w:cs="Times New Roman"/>
          <w:b/>
          <w:bCs/>
          <w:sz w:val="28"/>
          <w:szCs w:val="28"/>
          <w:lang w:val="en-US"/>
        </w:rPr>
      </w:pPr>
      <w:r w:rsidRPr="684E269A">
        <w:rPr>
          <w:rFonts w:ascii="Times New Roman" w:hAnsi="Times New Roman" w:cs="Times New Roman"/>
          <w:b/>
          <w:bCs/>
          <w:sz w:val="28"/>
          <w:szCs w:val="28"/>
          <w:lang w:val="en-US"/>
        </w:rPr>
        <w:t>Introduction</w:t>
      </w:r>
    </w:p>
    <w:p w14:paraId="0F97291C" w14:textId="5B32C52C" w:rsidR="00225107" w:rsidRPr="00327E8C" w:rsidRDefault="007E5A35" w:rsidP="00E81BCC">
      <w:pPr>
        <w:tabs>
          <w:tab w:val="left" w:pos="1420"/>
        </w:tabs>
        <w:jc w:val="both"/>
        <w:rPr>
          <w:lang w:val="en-US"/>
        </w:rPr>
      </w:pPr>
      <w:r w:rsidRPr="00327E8C">
        <w:rPr>
          <w:lang w:val="en-US"/>
        </w:rPr>
        <w:t xml:space="preserve">This </w:t>
      </w:r>
      <w:r w:rsidR="00B970BB">
        <w:rPr>
          <w:lang w:val="en-US"/>
        </w:rPr>
        <w:t>handbook</w:t>
      </w:r>
      <w:r w:rsidRPr="00327E8C">
        <w:rPr>
          <w:rFonts w:ascii="Times New Roman" w:hAnsi="Times New Roman" w:cs="Times New Roman"/>
          <w:sz w:val="28"/>
          <w:szCs w:val="28"/>
          <w:lang w:val="en-US"/>
        </w:rPr>
        <w:t xml:space="preserve"> </w:t>
      </w:r>
      <w:r w:rsidRPr="00327E8C">
        <w:rPr>
          <w:lang w:val="en-US"/>
        </w:rPr>
        <w:t>provides guidelines and instructions</w:t>
      </w:r>
      <w:r w:rsidR="00E81BCC" w:rsidRPr="00327E8C">
        <w:rPr>
          <w:lang w:val="en-US"/>
        </w:rPr>
        <w:t xml:space="preserve"> to support the </w:t>
      </w:r>
      <w:r w:rsidR="00B948BB">
        <w:rPr>
          <w:lang w:val="en-US"/>
        </w:rPr>
        <w:t>l</w:t>
      </w:r>
      <w:r w:rsidR="00E81BCC" w:rsidRPr="00327E8C">
        <w:rPr>
          <w:lang w:val="en-US"/>
        </w:rPr>
        <w:t xml:space="preserve">ogistics staff perform their daily tasks in compliance with HD’s </w:t>
      </w:r>
      <w:r w:rsidR="00B970BB">
        <w:rPr>
          <w:lang w:val="en-US"/>
        </w:rPr>
        <w:t>policies</w:t>
      </w:r>
      <w:r w:rsidR="00E81BCC" w:rsidRPr="00327E8C">
        <w:rPr>
          <w:lang w:val="en-US"/>
        </w:rPr>
        <w:t>. It is designed</w:t>
      </w:r>
      <w:r w:rsidR="00225107" w:rsidRPr="00327E8C">
        <w:rPr>
          <w:lang w:val="en-US"/>
        </w:rPr>
        <w:t xml:space="preserve"> also</w:t>
      </w:r>
      <w:r w:rsidR="00E81BCC" w:rsidRPr="00327E8C">
        <w:rPr>
          <w:lang w:val="en-US"/>
        </w:rPr>
        <w:t xml:space="preserve"> as a training toolkit for new employees.</w:t>
      </w:r>
    </w:p>
    <w:p w14:paraId="4BC284D5" w14:textId="548AE620" w:rsidR="0015468F" w:rsidRPr="00327E8C" w:rsidRDefault="37FB4DDA" w:rsidP="00E81BCC">
      <w:pPr>
        <w:tabs>
          <w:tab w:val="left" w:pos="1420"/>
        </w:tabs>
        <w:jc w:val="both"/>
        <w:rPr>
          <w:lang w:val="en-US"/>
        </w:rPr>
      </w:pPr>
      <w:r w:rsidRPr="684E269A">
        <w:rPr>
          <w:lang w:val="en-US"/>
        </w:rPr>
        <w:t xml:space="preserve">The logistics handbook describes the tasks of a </w:t>
      </w:r>
      <w:r w:rsidR="00A62587">
        <w:rPr>
          <w:lang w:val="en-US"/>
        </w:rPr>
        <w:t>logistics coordinator</w:t>
      </w:r>
      <w:r w:rsidRPr="684E269A">
        <w:rPr>
          <w:lang w:val="en-US"/>
        </w:rPr>
        <w:t xml:space="preserve"> working within HD</w:t>
      </w:r>
      <w:r w:rsidR="7A88357D" w:rsidRPr="684E269A">
        <w:rPr>
          <w:lang w:val="en-US"/>
        </w:rPr>
        <w:t xml:space="preserve"> and</w:t>
      </w:r>
      <w:r w:rsidRPr="684E269A">
        <w:rPr>
          <w:lang w:val="en-US"/>
        </w:rPr>
        <w:t xml:space="preserve"> covers the administrative, financial and security </w:t>
      </w:r>
      <w:r w:rsidR="7A88357D" w:rsidRPr="684E269A">
        <w:rPr>
          <w:lang w:val="en-US"/>
        </w:rPr>
        <w:t xml:space="preserve">aspects </w:t>
      </w:r>
      <w:r w:rsidR="000566BE">
        <w:rPr>
          <w:lang w:val="en-US"/>
        </w:rPr>
        <w:t>of his/her work</w:t>
      </w:r>
      <w:r w:rsidR="7A88357D" w:rsidRPr="684E269A">
        <w:rPr>
          <w:lang w:val="en-US"/>
        </w:rPr>
        <w:t xml:space="preserve"> in particular within the </w:t>
      </w:r>
      <w:r w:rsidRPr="684E269A">
        <w:rPr>
          <w:lang w:val="en-US"/>
        </w:rPr>
        <w:t>MENA department.</w:t>
      </w:r>
    </w:p>
    <w:p w14:paraId="5067AF24" w14:textId="76F2429E" w:rsidR="00BD11C1" w:rsidRPr="00327E8C" w:rsidRDefault="003855FE" w:rsidP="009E7B70">
      <w:pPr>
        <w:pStyle w:val="Paragraphedeliste"/>
        <w:numPr>
          <w:ilvl w:val="0"/>
          <w:numId w:val="33"/>
        </w:numPr>
        <w:jc w:val="both"/>
        <w:outlineLvl w:val="0"/>
        <w:rPr>
          <w:rStyle w:val="lev"/>
          <w:lang w:val="en-US"/>
        </w:rPr>
      </w:pPr>
      <w:bookmarkStart w:id="2" w:name="_Ref41661705"/>
      <w:bookmarkStart w:id="3" w:name="_Ref41661714"/>
      <w:bookmarkStart w:id="4" w:name="_Toc65674244"/>
      <w:r w:rsidRPr="00327E8C">
        <w:rPr>
          <w:rStyle w:val="lev"/>
          <w:lang w:val="en-US"/>
        </w:rPr>
        <w:t>Travel</w:t>
      </w:r>
      <w:r w:rsidR="00B260E7" w:rsidRPr="00327E8C">
        <w:rPr>
          <w:rStyle w:val="lev"/>
          <w:lang w:val="en-US"/>
        </w:rPr>
        <w:t>s</w:t>
      </w:r>
      <w:bookmarkEnd w:id="2"/>
      <w:bookmarkEnd w:id="3"/>
      <w:bookmarkEnd w:id="4"/>
    </w:p>
    <w:p w14:paraId="3B9EFFF1" w14:textId="528F585D" w:rsidR="00340844" w:rsidRPr="00327E8C" w:rsidRDefault="00340844" w:rsidP="00340844">
      <w:pPr>
        <w:jc w:val="both"/>
        <w:rPr>
          <w:rStyle w:val="lev"/>
          <w:b w:val="0"/>
          <w:bCs w:val="0"/>
          <w:lang w:val="en-US"/>
        </w:rPr>
      </w:pPr>
      <w:r w:rsidRPr="11F080C5">
        <w:rPr>
          <w:lang w:val="en-US"/>
        </w:rPr>
        <w:t xml:space="preserve">The support team </w:t>
      </w:r>
      <w:r w:rsidR="055412B5" w:rsidRPr="11F080C5">
        <w:rPr>
          <w:lang w:val="en-US"/>
        </w:rPr>
        <w:t>oversees</w:t>
      </w:r>
      <w:r w:rsidRPr="11F080C5">
        <w:rPr>
          <w:lang w:val="en-US"/>
        </w:rPr>
        <w:t xml:space="preserve"> all bookings for missions and meetings and ensures that HD </w:t>
      </w:r>
      <w:commentRangeStart w:id="5"/>
      <w:r w:rsidR="00B970BB" w:rsidRPr="11F080C5">
        <w:rPr>
          <w:lang w:val="en-US"/>
        </w:rPr>
        <w:t>travel</w:t>
      </w:r>
      <w:commentRangeEnd w:id="5"/>
      <w:r>
        <w:rPr>
          <w:rStyle w:val="Marquedecommentaire"/>
        </w:rPr>
        <w:commentReference w:id="5"/>
      </w:r>
      <w:r w:rsidRPr="11F080C5">
        <w:rPr>
          <w:lang w:val="en-US"/>
        </w:rPr>
        <w:t xml:space="preserve"> policy is </w:t>
      </w:r>
      <w:r w:rsidR="00B948BB" w:rsidRPr="11F080C5">
        <w:rPr>
          <w:lang w:val="en-US"/>
        </w:rPr>
        <w:t>followed</w:t>
      </w:r>
      <w:r w:rsidRPr="11F080C5">
        <w:rPr>
          <w:lang w:val="en-US"/>
        </w:rPr>
        <w:t>.</w:t>
      </w:r>
    </w:p>
    <w:p w14:paraId="12B7DE1C" w14:textId="77777777" w:rsidR="002F421C" w:rsidRPr="00327E8C" w:rsidRDefault="002F421C" w:rsidP="009E7B70">
      <w:pPr>
        <w:pStyle w:val="Paragraphedeliste"/>
        <w:numPr>
          <w:ilvl w:val="1"/>
          <w:numId w:val="34"/>
        </w:numPr>
        <w:spacing w:after="0"/>
        <w:jc w:val="both"/>
        <w:rPr>
          <w:rStyle w:val="lev"/>
          <w:lang w:val="en-US"/>
        </w:rPr>
      </w:pPr>
      <w:r w:rsidRPr="00327E8C">
        <w:rPr>
          <w:rStyle w:val="lev"/>
          <w:lang w:val="en-US"/>
        </w:rPr>
        <w:t>Mission</w:t>
      </w:r>
    </w:p>
    <w:p w14:paraId="3A413252" w14:textId="06402C9C" w:rsidR="002F421C" w:rsidRPr="00327E8C" w:rsidRDefault="000566BE" w:rsidP="006F7310">
      <w:pPr>
        <w:spacing w:after="0"/>
        <w:jc w:val="both"/>
        <w:rPr>
          <w:lang w:val="en-US"/>
        </w:rPr>
      </w:pPr>
      <w:r>
        <w:rPr>
          <w:lang w:val="en-US"/>
        </w:rPr>
        <w:t>Describes a</w:t>
      </w:r>
      <w:r w:rsidR="002F421C" w:rsidRPr="00327E8C">
        <w:rPr>
          <w:lang w:val="en-US"/>
        </w:rPr>
        <w:t>ny trip that may cause expenses. A mission can occur only if a travel authorization (TA) is duly filled and approved by the supervisor. For invitees, TAs</w:t>
      </w:r>
      <w:r w:rsidR="75E8D1E7" w:rsidRPr="00327E8C">
        <w:rPr>
          <w:lang w:val="en-US"/>
        </w:rPr>
        <w:t xml:space="preserve"> </w:t>
      </w:r>
      <w:r w:rsidR="002F421C" w:rsidRPr="00327E8C">
        <w:rPr>
          <w:lang w:val="en-US"/>
        </w:rPr>
        <w:t>are approved by the PM.</w:t>
      </w:r>
    </w:p>
    <w:p w14:paraId="347E297F" w14:textId="77777777" w:rsidR="00225107" w:rsidRPr="00327E8C" w:rsidRDefault="00225107" w:rsidP="00225107">
      <w:pPr>
        <w:spacing w:after="0"/>
        <w:rPr>
          <w:u w:val="single"/>
          <w:lang w:val="en-US"/>
        </w:rPr>
      </w:pPr>
    </w:p>
    <w:p w14:paraId="38DB29D1" w14:textId="14104790" w:rsidR="002F421C" w:rsidRPr="00327E8C" w:rsidRDefault="47A90766" w:rsidP="00225107">
      <w:pPr>
        <w:spacing w:after="0"/>
        <w:rPr>
          <w:lang w:val="en-US"/>
        </w:rPr>
      </w:pPr>
      <w:r w:rsidRPr="684E269A">
        <w:rPr>
          <w:u w:val="single"/>
          <w:lang w:val="en-US"/>
        </w:rPr>
        <w:t>Example</w:t>
      </w:r>
      <w:r w:rsidR="011D6A1B" w:rsidRPr="684E269A">
        <w:rPr>
          <w:u w:val="single"/>
          <w:lang w:val="en-US"/>
        </w:rPr>
        <w:t>s</w:t>
      </w:r>
      <w:r w:rsidRPr="684E269A">
        <w:rPr>
          <w:lang w:val="en-US"/>
        </w:rPr>
        <w:t xml:space="preserve">: </w:t>
      </w:r>
    </w:p>
    <w:p w14:paraId="45F23ABA" w14:textId="5E048DEC" w:rsidR="002F421C" w:rsidRPr="00327E8C" w:rsidRDefault="0074661B" w:rsidP="684E269A">
      <w:pPr>
        <w:pStyle w:val="Paragraphedeliste"/>
        <w:numPr>
          <w:ilvl w:val="0"/>
          <w:numId w:val="32"/>
        </w:numPr>
        <w:rPr>
          <w:rFonts w:eastAsiaTheme="minorEastAsia"/>
          <w:lang w:val="en-US"/>
        </w:rPr>
      </w:pPr>
      <w:r>
        <w:rPr>
          <w:lang w:val="en-US"/>
        </w:rPr>
        <w:t>Regional Director</w:t>
      </w:r>
      <w:r w:rsidR="04F5CE71" w:rsidRPr="684E269A">
        <w:rPr>
          <w:lang w:val="en-US"/>
        </w:rPr>
        <w:t xml:space="preserve"> </w:t>
      </w:r>
      <w:r w:rsidR="5F468879" w:rsidRPr="684E269A">
        <w:rPr>
          <w:lang w:val="en-US"/>
        </w:rPr>
        <w:t>travels</w:t>
      </w:r>
      <w:r w:rsidR="47A90766" w:rsidRPr="684E269A">
        <w:rPr>
          <w:lang w:val="en-US"/>
        </w:rPr>
        <w:t xml:space="preserve"> from Geneva to Bern in train – TA required</w:t>
      </w:r>
    </w:p>
    <w:p w14:paraId="40C2841F" w14:textId="2F5B1900" w:rsidR="002F421C" w:rsidRPr="00327E8C" w:rsidRDefault="0074661B" w:rsidP="009E7B70">
      <w:pPr>
        <w:pStyle w:val="Paragraphedeliste"/>
        <w:numPr>
          <w:ilvl w:val="0"/>
          <w:numId w:val="32"/>
        </w:numPr>
        <w:rPr>
          <w:lang w:val="en-US"/>
        </w:rPr>
      </w:pPr>
      <w:r>
        <w:rPr>
          <w:lang w:val="en-US"/>
        </w:rPr>
        <w:t>Consultant</w:t>
      </w:r>
      <w:r w:rsidR="2C97F392" w:rsidRPr="00327E8C">
        <w:rPr>
          <w:lang w:val="en-US"/>
        </w:rPr>
        <w:t xml:space="preserve"> </w:t>
      </w:r>
      <w:r w:rsidR="7A9D1DEE" w:rsidRPr="00327E8C">
        <w:rPr>
          <w:lang w:val="en-US"/>
        </w:rPr>
        <w:t>travels</w:t>
      </w:r>
      <w:r w:rsidR="2C97F392" w:rsidRPr="00327E8C">
        <w:rPr>
          <w:lang w:val="en-US"/>
        </w:rPr>
        <w:t xml:space="preserve"> from Tripoli to Sirte by car – TA required</w:t>
      </w:r>
    </w:p>
    <w:p w14:paraId="53DF9CE0" w14:textId="17E84518" w:rsidR="002F421C" w:rsidRDefault="0074661B" w:rsidP="009E7B70">
      <w:pPr>
        <w:pStyle w:val="Paragraphedeliste"/>
        <w:numPr>
          <w:ilvl w:val="0"/>
          <w:numId w:val="32"/>
        </w:numPr>
        <w:rPr>
          <w:lang w:val="en-US"/>
        </w:rPr>
      </w:pPr>
      <w:r>
        <w:rPr>
          <w:lang w:val="en-US"/>
        </w:rPr>
        <w:t>Logistics coordinator</w:t>
      </w:r>
      <w:r w:rsidR="002F421C" w:rsidRPr="00327E8C">
        <w:rPr>
          <w:lang w:val="en-US"/>
        </w:rPr>
        <w:t xml:space="preserve"> </w:t>
      </w:r>
      <w:r w:rsidR="1F81D4A9" w:rsidRPr="00327E8C">
        <w:rPr>
          <w:lang w:val="en-US"/>
        </w:rPr>
        <w:t>travels</w:t>
      </w:r>
      <w:r w:rsidR="002F421C" w:rsidRPr="00327E8C">
        <w:rPr>
          <w:lang w:val="en-US"/>
        </w:rPr>
        <w:t xml:space="preserve"> from Geneva to Tunis – TA required</w:t>
      </w:r>
    </w:p>
    <w:p w14:paraId="06A247CC" w14:textId="32EC3601" w:rsidR="00B970BB" w:rsidRPr="00B970BB" w:rsidRDefault="00B970BB" w:rsidP="00B970BB">
      <w:pPr>
        <w:pStyle w:val="Paragraphedeliste"/>
        <w:numPr>
          <w:ilvl w:val="0"/>
          <w:numId w:val="32"/>
        </w:numPr>
        <w:rPr>
          <w:lang w:val="en-US"/>
        </w:rPr>
      </w:pPr>
      <w:r>
        <w:rPr>
          <w:lang w:val="en-US"/>
        </w:rPr>
        <w:t>Guest from Tripoli to Tunis for a bilateral meeting – TA required</w:t>
      </w:r>
    </w:p>
    <w:p w14:paraId="02B9CA37" w14:textId="77777777" w:rsidR="002F421C" w:rsidRPr="00327E8C" w:rsidRDefault="002F421C" w:rsidP="00225107">
      <w:pPr>
        <w:spacing w:after="0"/>
        <w:jc w:val="both"/>
        <w:rPr>
          <w:u w:val="single"/>
          <w:lang w:val="en-US"/>
        </w:rPr>
      </w:pPr>
      <w:r w:rsidRPr="00327E8C">
        <w:rPr>
          <w:u w:val="single"/>
          <w:lang w:val="en-US"/>
        </w:rPr>
        <w:t>Exception:</w:t>
      </w:r>
    </w:p>
    <w:p w14:paraId="3413B9E2" w14:textId="6B0C002F" w:rsidR="002F421C" w:rsidRPr="00327E8C" w:rsidRDefault="5452D429" w:rsidP="6BFED419">
      <w:pPr>
        <w:jc w:val="both"/>
        <w:rPr>
          <w:lang w:val="en-US"/>
        </w:rPr>
      </w:pPr>
      <w:r w:rsidRPr="00327E8C">
        <w:rPr>
          <w:lang w:val="en-US"/>
        </w:rPr>
        <w:t>An HD staff/consultant</w:t>
      </w:r>
      <w:r w:rsidR="1C1B94B3" w:rsidRPr="00327E8C">
        <w:rPr>
          <w:lang w:val="en-US"/>
        </w:rPr>
        <w:t xml:space="preserve"> </w:t>
      </w:r>
      <w:r w:rsidR="002F421C" w:rsidRPr="00327E8C">
        <w:rPr>
          <w:lang w:val="en-US"/>
        </w:rPr>
        <w:t>meet</w:t>
      </w:r>
      <w:r w:rsidR="79AB51F3" w:rsidRPr="00327E8C">
        <w:rPr>
          <w:lang w:val="en-US"/>
        </w:rPr>
        <w:t>s with</w:t>
      </w:r>
      <w:r w:rsidR="002F421C" w:rsidRPr="00327E8C">
        <w:rPr>
          <w:lang w:val="en-US"/>
        </w:rPr>
        <w:t xml:space="preserve"> an interlocutor </w:t>
      </w:r>
      <w:r w:rsidR="7DDF2B4F" w:rsidRPr="00327E8C">
        <w:rPr>
          <w:lang w:val="en-US"/>
        </w:rPr>
        <w:t xml:space="preserve">in the city where </w:t>
      </w:r>
      <w:r w:rsidR="05DBA025" w:rsidRPr="00327E8C">
        <w:rPr>
          <w:lang w:val="en-US"/>
        </w:rPr>
        <w:t>s/</w:t>
      </w:r>
      <w:r w:rsidR="7DDF2B4F" w:rsidRPr="00327E8C">
        <w:rPr>
          <w:lang w:val="en-US"/>
        </w:rPr>
        <w:t>he is based</w:t>
      </w:r>
      <w:r w:rsidR="002F421C" w:rsidRPr="00327E8C">
        <w:rPr>
          <w:lang w:val="en-US"/>
        </w:rPr>
        <w:t>. Rep</w:t>
      </w:r>
      <w:r w:rsidR="6024967A" w:rsidRPr="00327E8C">
        <w:rPr>
          <w:lang w:val="en-US"/>
        </w:rPr>
        <w:t>resentation</w:t>
      </w:r>
      <w:r w:rsidR="002F421C" w:rsidRPr="00327E8C">
        <w:rPr>
          <w:lang w:val="en-US"/>
        </w:rPr>
        <w:t xml:space="preserve"> costs and related ground transportation can be charged without a TA, subject to supervisor approval when the expense claim (EC) is submitted.</w:t>
      </w:r>
    </w:p>
    <w:p w14:paraId="5F842BCD" w14:textId="77777777" w:rsidR="002F421C" w:rsidRPr="00327E8C" w:rsidRDefault="002F421C" w:rsidP="009E7B70">
      <w:pPr>
        <w:pStyle w:val="Paragraphedeliste"/>
        <w:numPr>
          <w:ilvl w:val="1"/>
          <w:numId w:val="35"/>
        </w:numPr>
        <w:spacing w:after="0"/>
        <w:jc w:val="both"/>
        <w:rPr>
          <w:rStyle w:val="lev"/>
          <w:lang w:val="en-US"/>
        </w:rPr>
      </w:pPr>
      <w:r w:rsidRPr="00327E8C">
        <w:rPr>
          <w:rStyle w:val="lev"/>
          <w:lang w:val="en-US"/>
        </w:rPr>
        <w:t>Meeting</w:t>
      </w:r>
    </w:p>
    <w:p w14:paraId="36509C15" w14:textId="51F4B3AC" w:rsidR="00B02CC4" w:rsidRPr="00327E8C" w:rsidRDefault="000566BE" w:rsidP="09879028">
      <w:pPr>
        <w:spacing w:after="0"/>
        <w:jc w:val="both"/>
        <w:rPr>
          <w:lang w:val="en-US"/>
        </w:rPr>
      </w:pPr>
      <w:r>
        <w:rPr>
          <w:lang w:val="en-US"/>
        </w:rPr>
        <w:t>Defines a</w:t>
      </w:r>
      <w:r w:rsidR="00B02CC4" w:rsidRPr="00327E8C">
        <w:rPr>
          <w:lang w:val="en-US"/>
        </w:rPr>
        <w:t>ny meeting</w:t>
      </w:r>
      <w:r w:rsidR="00B948BB">
        <w:rPr>
          <w:lang w:val="en-US"/>
        </w:rPr>
        <w:t>s</w:t>
      </w:r>
      <w:r w:rsidR="00B02CC4" w:rsidRPr="00327E8C">
        <w:rPr>
          <w:lang w:val="en-US"/>
        </w:rPr>
        <w:t xml:space="preserve"> with more than 2 invitees and meeting costs (catering/room rental or audio equipment). The meeting form (MF) replaces the TA for the invitees only. TAs have to be done for </w:t>
      </w:r>
      <w:r>
        <w:rPr>
          <w:lang w:val="en-US"/>
        </w:rPr>
        <w:t xml:space="preserve">all </w:t>
      </w:r>
      <w:r w:rsidR="00B02CC4" w:rsidRPr="00327E8C">
        <w:rPr>
          <w:lang w:val="en-US"/>
        </w:rPr>
        <w:t>staff/consultants.</w:t>
      </w:r>
    </w:p>
    <w:p w14:paraId="2C4625C5" w14:textId="77777777" w:rsidR="00D0494A" w:rsidRPr="00327E8C" w:rsidRDefault="00D0494A" w:rsidP="00D0494A">
      <w:pPr>
        <w:spacing w:after="0"/>
        <w:rPr>
          <w:rStyle w:val="lev"/>
          <w:b w:val="0"/>
          <w:bCs w:val="0"/>
          <w:lang w:val="en-US"/>
        </w:rPr>
      </w:pPr>
    </w:p>
    <w:p w14:paraId="1DE6EBEA" w14:textId="19F1E710" w:rsidR="00B02CC4" w:rsidRPr="00327E8C" w:rsidRDefault="4BC816A6" w:rsidP="009E7B70">
      <w:pPr>
        <w:pStyle w:val="Paragraphedeliste"/>
        <w:numPr>
          <w:ilvl w:val="1"/>
          <w:numId w:val="33"/>
        </w:numPr>
        <w:outlineLvl w:val="1"/>
        <w:rPr>
          <w:b/>
          <w:bCs/>
          <w:lang w:val="en-US"/>
        </w:rPr>
      </w:pPr>
      <w:bookmarkStart w:id="6" w:name="_Toc65674245"/>
      <w:r w:rsidRPr="00327E8C">
        <w:rPr>
          <w:b/>
          <w:bCs/>
          <w:lang w:val="en-US"/>
        </w:rPr>
        <w:t>Travel Authorization (</w:t>
      </w:r>
      <w:commentRangeStart w:id="7"/>
      <w:r w:rsidR="00B02CC4" w:rsidRPr="00327E8C">
        <w:rPr>
          <w:b/>
          <w:bCs/>
          <w:lang w:val="en-US"/>
        </w:rPr>
        <w:t>TA</w:t>
      </w:r>
      <w:commentRangeEnd w:id="7"/>
      <w:r w:rsidR="008E05DC">
        <w:rPr>
          <w:rStyle w:val="Marquedecommentaire"/>
        </w:rPr>
        <w:commentReference w:id="7"/>
      </w:r>
      <w:r w:rsidR="3AB2C6E8" w:rsidRPr="00327E8C">
        <w:rPr>
          <w:b/>
          <w:bCs/>
          <w:lang w:val="en-US"/>
        </w:rPr>
        <w:t>)</w:t>
      </w:r>
      <w:bookmarkEnd w:id="6"/>
    </w:p>
    <w:p w14:paraId="15D8FEDD" w14:textId="3FC821D8" w:rsidR="008E05DC" w:rsidRPr="00327E8C" w:rsidRDefault="2E7513A6" w:rsidP="09879028">
      <w:pPr>
        <w:jc w:val="both"/>
        <w:rPr>
          <w:lang w:val="en-US"/>
        </w:rPr>
      </w:pPr>
      <w:r w:rsidRPr="5B9E2421">
        <w:rPr>
          <w:lang w:val="en-US"/>
        </w:rPr>
        <w:t xml:space="preserve">HD covers expenses related to professional travel as long as travel has been duly </w:t>
      </w:r>
      <w:r w:rsidR="00327E8C" w:rsidRPr="5B9E2421">
        <w:rPr>
          <w:lang w:val="en-US"/>
        </w:rPr>
        <w:t>authorized</w:t>
      </w:r>
      <w:r w:rsidRPr="5B9E2421">
        <w:rPr>
          <w:lang w:val="en-US"/>
        </w:rPr>
        <w:t>.</w:t>
      </w:r>
      <w:r w:rsidR="0074661B">
        <w:rPr>
          <w:lang w:val="en-US"/>
        </w:rPr>
        <w:t xml:space="preserve"> </w:t>
      </w:r>
      <w:r w:rsidR="00B948BB">
        <w:rPr>
          <w:lang w:val="en-US"/>
        </w:rPr>
        <w:t>A</w:t>
      </w:r>
      <w:r w:rsidR="1C596B9D" w:rsidRPr="5B9E2421">
        <w:rPr>
          <w:lang w:val="en-US"/>
        </w:rPr>
        <w:t>n approved TA is need</w:t>
      </w:r>
      <w:r w:rsidR="00B948BB">
        <w:rPr>
          <w:lang w:val="en-US"/>
        </w:rPr>
        <w:t>ed</w:t>
      </w:r>
      <w:r w:rsidR="1C596B9D" w:rsidRPr="5B9E2421">
        <w:rPr>
          <w:lang w:val="en-US"/>
        </w:rPr>
        <w:t xml:space="preserve"> to claim DSA and expenses.</w:t>
      </w:r>
    </w:p>
    <w:p w14:paraId="29F4AABF" w14:textId="69E47DA8" w:rsidR="5BC5B6E9" w:rsidRPr="00327E8C" w:rsidRDefault="00B948BB" w:rsidP="6158229C">
      <w:pPr>
        <w:jc w:val="both"/>
        <w:rPr>
          <w:lang w:val="en-US"/>
        </w:rPr>
      </w:pPr>
      <w:r>
        <w:rPr>
          <w:lang w:val="en-US"/>
        </w:rPr>
        <w:t xml:space="preserve">The </w:t>
      </w:r>
      <w:r w:rsidR="5BC5B6E9" w:rsidRPr="00327E8C">
        <w:rPr>
          <w:lang w:val="en-US"/>
        </w:rPr>
        <w:t xml:space="preserve">TA must be </w:t>
      </w:r>
      <w:r w:rsidR="42AC636F" w:rsidRPr="00327E8C">
        <w:rPr>
          <w:lang w:val="en-US"/>
        </w:rPr>
        <w:t xml:space="preserve">filled </w:t>
      </w:r>
      <w:r w:rsidR="5BC5B6E9" w:rsidRPr="00327E8C">
        <w:rPr>
          <w:lang w:val="en-US"/>
        </w:rPr>
        <w:t>by the traveler</w:t>
      </w:r>
      <w:r w:rsidR="6BC78FA5" w:rsidRPr="00327E8C">
        <w:rPr>
          <w:lang w:val="en-US"/>
        </w:rPr>
        <w:t xml:space="preserve"> (staff or consultant)</w:t>
      </w:r>
      <w:r w:rsidR="5BC5B6E9" w:rsidRPr="00327E8C">
        <w:rPr>
          <w:lang w:val="en-US"/>
        </w:rPr>
        <w:t xml:space="preserve"> and approved by </w:t>
      </w:r>
      <w:r w:rsidR="7BAC6D71" w:rsidRPr="00327E8C">
        <w:rPr>
          <w:lang w:val="en-US"/>
        </w:rPr>
        <w:t>the</w:t>
      </w:r>
      <w:r w:rsidR="5BC5B6E9" w:rsidRPr="00327E8C">
        <w:rPr>
          <w:lang w:val="en-US"/>
        </w:rPr>
        <w:t xml:space="preserve"> supervisor. </w:t>
      </w:r>
      <w:r w:rsidR="655F7F5B" w:rsidRPr="00327E8C">
        <w:rPr>
          <w:lang w:val="en-US"/>
        </w:rPr>
        <w:t>L</w:t>
      </w:r>
      <w:r w:rsidR="5BC5B6E9" w:rsidRPr="00327E8C">
        <w:rPr>
          <w:lang w:val="en-US"/>
        </w:rPr>
        <w:t xml:space="preserve">ogistics colleagues are allowed to issue tickets </w:t>
      </w:r>
      <w:r w:rsidR="000566BE" w:rsidRPr="000566BE">
        <w:rPr>
          <w:b/>
          <w:lang w:val="en-US"/>
        </w:rPr>
        <w:t>only</w:t>
      </w:r>
      <w:r w:rsidR="24A58A9F" w:rsidRPr="00327E8C">
        <w:rPr>
          <w:lang w:val="en-US"/>
        </w:rPr>
        <w:t xml:space="preserve"> </w:t>
      </w:r>
      <w:r w:rsidR="5BC5B6E9" w:rsidRPr="00327E8C">
        <w:rPr>
          <w:lang w:val="en-US"/>
        </w:rPr>
        <w:t>when they receive</w:t>
      </w:r>
      <w:r w:rsidR="719865CE" w:rsidRPr="00327E8C">
        <w:rPr>
          <w:lang w:val="en-US"/>
        </w:rPr>
        <w:t xml:space="preserve"> an</w:t>
      </w:r>
      <w:r w:rsidR="5BC5B6E9" w:rsidRPr="00327E8C">
        <w:rPr>
          <w:lang w:val="en-US"/>
        </w:rPr>
        <w:t xml:space="preserve"> approved TA</w:t>
      </w:r>
      <w:r w:rsidR="7C24188D" w:rsidRPr="00327E8C">
        <w:rPr>
          <w:lang w:val="en-US"/>
        </w:rPr>
        <w:t xml:space="preserve">. </w:t>
      </w:r>
      <w:r w:rsidR="57BDEC7E" w:rsidRPr="00327E8C">
        <w:rPr>
          <w:lang w:val="en-US"/>
        </w:rPr>
        <w:t>Meanwhile, they will</w:t>
      </w:r>
      <w:r w:rsidR="3D91DAFF" w:rsidRPr="00327E8C">
        <w:rPr>
          <w:lang w:val="en-US"/>
        </w:rPr>
        <w:t xml:space="preserve"> look at flight options, accommodation and whether a visa is required or not. </w:t>
      </w:r>
    </w:p>
    <w:p w14:paraId="32F30055" w14:textId="2EC9FEC8" w:rsidR="0DE4A74F" w:rsidRDefault="3F398F91" w:rsidP="6158229C">
      <w:pPr>
        <w:jc w:val="both"/>
        <w:rPr>
          <w:lang w:val="en-US"/>
        </w:rPr>
      </w:pPr>
      <w:r w:rsidRPr="00327E8C">
        <w:rPr>
          <w:lang w:val="en-US"/>
        </w:rPr>
        <w:t>The TA reference is composed of</w:t>
      </w:r>
      <w:r w:rsidR="745ABA3E" w:rsidRPr="00327E8C">
        <w:rPr>
          <w:lang w:val="en-US"/>
        </w:rPr>
        <w:t xml:space="preserve"> the </w:t>
      </w:r>
      <w:r w:rsidRPr="00327E8C">
        <w:rPr>
          <w:lang w:val="en-US"/>
        </w:rPr>
        <w:t>initials</w:t>
      </w:r>
      <w:r w:rsidR="19E74EAA" w:rsidRPr="00327E8C">
        <w:rPr>
          <w:lang w:val="en-US"/>
        </w:rPr>
        <w:t xml:space="preserve"> of the traveler</w:t>
      </w:r>
      <w:r w:rsidRPr="00327E8C">
        <w:rPr>
          <w:lang w:val="en-US"/>
        </w:rPr>
        <w:t xml:space="preserve"> (</w:t>
      </w:r>
      <w:r w:rsidR="1C0726BD" w:rsidRPr="00327E8C">
        <w:rPr>
          <w:lang w:val="en-US"/>
        </w:rPr>
        <w:t>for ex</w:t>
      </w:r>
      <w:r w:rsidR="32AF319C" w:rsidRPr="00327E8C">
        <w:rPr>
          <w:lang w:val="en-US"/>
        </w:rPr>
        <w:t xml:space="preserve">ample: </w:t>
      </w:r>
      <w:r w:rsidRPr="00327E8C">
        <w:rPr>
          <w:lang w:val="en-US"/>
        </w:rPr>
        <w:t>RGR</w:t>
      </w:r>
      <w:r w:rsidR="00B948BB">
        <w:rPr>
          <w:lang w:val="en-US"/>
        </w:rPr>
        <w:t xml:space="preserve"> stands for Romain Grandjean</w:t>
      </w:r>
      <w:r w:rsidR="008E05DC">
        <w:rPr>
          <w:lang w:val="en-US"/>
        </w:rPr>
        <w:t xml:space="preserve">), the year (20, 21,…) </w:t>
      </w:r>
      <w:r w:rsidRPr="00327E8C">
        <w:rPr>
          <w:lang w:val="en-US"/>
        </w:rPr>
        <w:t>and the trip number (0</w:t>
      </w:r>
      <w:r w:rsidR="008E05DC">
        <w:rPr>
          <w:lang w:val="en-US"/>
        </w:rPr>
        <w:t>0</w:t>
      </w:r>
      <w:r w:rsidRPr="00327E8C">
        <w:rPr>
          <w:lang w:val="en-US"/>
        </w:rPr>
        <w:t xml:space="preserve">1, </w:t>
      </w:r>
      <w:r w:rsidR="008E05DC">
        <w:rPr>
          <w:lang w:val="en-US"/>
        </w:rPr>
        <w:t>0</w:t>
      </w:r>
      <w:r w:rsidR="7A353E5A" w:rsidRPr="00327E8C">
        <w:rPr>
          <w:lang w:val="en-US"/>
        </w:rPr>
        <w:t>02, …</w:t>
      </w:r>
      <w:r w:rsidR="000566BE">
        <w:rPr>
          <w:lang w:val="en-US"/>
        </w:rPr>
        <w:t xml:space="preserve"> </w:t>
      </w:r>
      <w:r w:rsidRPr="00327E8C">
        <w:rPr>
          <w:lang w:val="en-US"/>
        </w:rPr>
        <w:t xml:space="preserve">, </w:t>
      </w:r>
      <w:r w:rsidR="008E05DC">
        <w:rPr>
          <w:lang w:val="en-US"/>
        </w:rPr>
        <w:t>024, 0</w:t>
      </w:r>
      <w:r w:rsidRPr="00327E8C">
        <w:rPr>
          <w:lang w:val="en-US"/>
        </w:rPr>
        <w:t>25</w:t>
      </w:r>
      <w:r w:rsidR="000566BE">
        <w:rPr>
          <w:lang w:val="en-US"/>
        </w:rPr>
        <w:t>, etc.</w:t>
      </w:r>
      <w:r w:rsidRPr="00327E8C">
        <w:rPr>
          <w:lang w:val="en-US"/>
        </w:rPr>
        <w:t xml:space="preserve">). </w:t>
      </w:r>
    </w:p>
    <w:p w14:paraId="418E686B" w14:textId="5DD10EFE" w:rsidR="009A751F" w:rsidRPr="009A751F" w:rsidRDefault="009A751F" w:rsidP="009A751F">
      <w:pPr>
        <w:spacing w:after="0"/>
        <w:jc w:val="both"/>
        <w:rPr>
          <w:u w:val="single"/>
        </w:rPr>
      </w:pPr>
      <w:r w:rsidRPr="009A751F">
        <w:rPr>
          <w:u w:val="single"/>
        </w:rPr>
        <w:t>Example:</w:t>
      </w:r>
      <w:r w:rsidRPr="009A751F">
        <w:t xml:space="preserve"> Romain Grandjean</w:t>
      </w:r>
      <w:r>
        <w:t xml:space="preserve"> </w:t>
      </w:r>
      <w:r>
        <w:rPr>
          <w:rFonts w:ascii="Wingdings" w:eastAsia="Wingdings" w:hAnsi="Wingdings" w:cs="Wingdings"/>
        </w:rPr>
        <w:t>ð</w:t>
      </w:r>
      <w:r>
        <w:t xml:space="preserve"> </w:t>
      </w:r>
      <w:r w:rsidRPr="009A751F">
        <w:t>TA-RGR-21-001</w:t>
      </w:r>
    </w:p>
    <w:p w14:paraId="4D7A9BB6" w14:textId="77777777" w:rsidR="009A751F" w:rsidRPr="009A751F" w:rsidRDefault="009A751F" w:rsidP="009A751F">
      <w:pPr>
        <w:spacing w:after="0"/>
        <w:jc w:val="both"/>
      </w:pPr>
    </w:p>
    <w:p w14:paraId="66DD1711" w14:textId="69B3E44B" w:rsidR="5BC5B6E9" w:rsidRDefault="22FA8CEE" w:rsidP="5B9E2421">
      <w:pPr>
        <w:jc w:val="both"/>
        <w:rPr>
          <w:lang w:val="en-US"/>
        </w:rPr>
      </w:pPr>
      <w:r w:rsidRPr="684E269A">
        <w:rPr>
          <w:lang w:val="en-US"/>
        </w:rPr>
        <w:t>Guest</w:t>
      </w:r>
      <w:r w:rsidR="7A88357D" w:rsidRPr="684E269A">
        <w:rPr>
          <w:lang w:val="en-US"/>
        </w:rPr>
        <w:t>s</w:t>
      </w:r>
      <w:r w:rsidRPr="684E269A">
        <w:rPr>
          <w:lang w:val="en-US"/>
        </w:rPr>
        <w:t xml:space="preserve"> invited for </w:t>
      </w:r>
      <w:r w:rsidR="3D1D9D75" w:rsidRPr="684E269A">
        <w:rPr>
          <w:lang w:val="en-US"/>
        </w:rPr>
        <w:t xml:space="preserve">a </w:t>
      </w:r>
      <w:r w:rsidRPr="684E269A">
        <w:rPr>
          <w:lang w:val="en-US"/>
        </w:rPr>
        <w:t xml:space="preserve">bilateral meeting </w:t>
      </w:r>
      <w:r w:rsidR="7A88357D" w:rsidRPr="684E269A">
        <w:rPr>
          <w:lang w:val="en-US"/>
        </w:rPr>
        <w:t xml:space="preserve">also </w:t>
      </w:r>
      <w:r w:rsidRPr="684E269A">
        <w:rPr>
          <w:lang w:val="en-US"/>
        </w:rPr>
        <w:t>need an approved TA.</w:t>
      </w:r>
      <w:r w:rsidR="0EA30BD0" w:rsidRPr="684E269A">
        <w:rPr>
          <w:lang w:val="en-US"/>
        </w:rPr>
        <w:t xml:space="preserve"> In this cas</w:t>
      </w:r>
      <w:r w:rsidR="1A62706F" w:rsidRPr="684E269A">
        <w:rPr>
          <w:lang w:val="en-US"/>
        </w:rPr>
        <w:t>e</w:t>
      </w:r>
      <w:r w:rsidR="0EA30BD0" w:rsidRPr="684E269A">
        <w:rPr>
          <w:lang w:val="en-US"/>
        </w:rPr>
        <w:t>,</w:t>
      </w:r>
      <w:r w:rsidRPr="684E269A">
        <w:rPr>
          <w:lang w:val="en-US"/>
        </w:rPr>
        <w:t xml:space="preserve"> TA</w:t>
      </w:r>
      <w:r w:rsidR="536594BD" w:rsidRPr="684E269A">
        <w:rPr>
          <w:lang w:val="en-US"/>
        </w:rPr>
        <w:t xml:space="preserve"> must be </w:t>
      </w:r>
      <w:r w:rsidR="5578DCD1" w:rsidRPr="684E269A">
        <w:rPr>
          <w:lang w:val="en-US"/>
        </w:rPr>
        <w:t xml:space="preserve">filled </w:t>
      </w:r>
      <w:r w:rsidR="536594BD" w:rsidRPr="684E269A">
        <w:rPr>
          <w:lang w:val="en-US"/>
        </w:rPr>
        <w:t xml:space="preserve">by the </w:t>
      </w:r>
      <w:r w:rsidR="00F35A16">
        <w:rPr>
          <w:lang w:val="en-US"/>
        </w:rPr>
        <w:t>logistics coordinator</w:t>
      </w:r>
      <w:r w:rsidR="29C6DAAC" w:rsidRPr="684E269A">
        <w:rPr>
          <w:lang w:val="en-US"/>
        </w:rPr>
        <w:t xml:space="preserve"> and approved by the PM.</w:t>
      </w:r>
      <w:r w:rsidR="009A751F">
        <w:rPr>
          <w:lang w:val="en-US"/>
        </w:rPr>
        <w:t xml:space="preserve"> TA reference is composed of the initials INV, the year (20, 21, …) and the trip number (001, 002,…, 024, 025, etc). </w:t>
      </w:r>
    </w:p>
    <w:p w14:paraId="354A10DA" w14:textId="19BA157C" w:rsidR="009A751F" w:rsidRDefault="009A751F" w:rsidP="5B9E2421">
      <w:pPr>
        <w:jc w:val="both"/>
        <w:rPr>
          <w:lang w:val="en-US"/>
        </w:rPr>
      </w:pPr>
      <w:r w:rsidRPr="009A751F">
        <w:rPr>
          <w:u w:val="single"/>
          <w:lang w:val="en-US"/>
        </w:rPr>
        <w:t>Example</w:t>
      </w:r>
      <w:r>
        <w:rPr>
          <w:lang w:val="en-US"/>
        </w:rPr>
        <w:t xml:space="preserve">: John Dupont </w:t>
      </w:r>
      <w:r>
        <w:rPr>
          <w:rFonts w:ascii="Wingdings" w:eastAsia="Wingdings" w:hAnsi="Wingdings" w:cs="Wingdings"/>
          <w:lang w:val="en-US"/>
        </w:rPr>
        <w:t>ð</w:t>
      </w:r>
      <w:r>
        <w:rPr>
          <w:lang w:val="en-US"/>
        </w:rPr>
        <w:t xml:space="preserve"> TA-INV-21-014</w:t>
      </w:r>
    </w:p>
    <w:p w14:paraId="0E9816F1" w14:textId="77777777" w:rsidR="009A751F" w:rsidRDefault="009A751F" w:rsidP="5B9E2421">
      <w:pPr>
        <w:jc w:val="both"/>
        <w:rPr>
          <w:lang w:val="en-US"/>
        </w:rPr>
      </w:pPr>
    </w:p>
    <w:p w14:paraId="0EB45EC0" w14:textId="0E53D06D" w:rsidR="5BC5B6E9" w:rsidRPr="00327E8C" w:rsidRDefault="5BC5B6E9" w:rsidP="6158229C">
      <w:pPr>
        <w:jc w:val="both"/>
        <w:rPr>
          <w:lang w:val="en-US"/>
        </w:rPr>
      </w:pPr>
      <w:r w:rsidRPr="5B9E2421">
        <w:rPr>
          <w:lang w:val="en-US"/>
        </w:rPr>
        <w:t xml:space="preserve">If </w:t>
      </w:r>
      <w:r w:rsidR="33D0DAEB" w:rsidRPr="5B9E2421">
        <w:rPr>
          <w:lang w:val="en-US"/>
        </w:rPr>
        <w:t xml:space="preserve">a </w:t>
      </w:r>
      <w:r w:rsidR="0A623383" w:rsidRPr="5B9E2421">
        <w:rPr>
          <w:lang w:val="en-US"/>
        </w:rPr>
        <w:t xml:space="preserve">HD staff/consultant </w:t>
      </w:r>
      <w:r w:rsidR="4EE0138D" w:rsidRPr="5B9E2421">
        <w:rPr>
          <w:lang w:val="en-US"/>
        </w:rPr>
        <w:t>travel</w:t>
      </w:r>
      <w:r w:rsidR="5F0DDFCF" w:rsidRPr="5B9E2421">
        <w:rPr>
          <w:lang w:val="en-US"/>
        </w:rPr>
        <w:t>s</w:t>
      </w:r>
      <w:r w:rsidRPr="5B9E2421">
        <w:rPr>
          <w:lang w:val="en-US"/>
        </w:rPr>
        <w:t xml:space="preserve"> within </w:t>
      </w:r>
      <w:r w:rsidR="07F1A82D" w:rsidRPr="5B9E2421">
        <w:rPr>
          <w:lang w:val="en-US"/>
        </w:rPr>
        <w:t>her/</w:t>
      </w:r>
      <w:r w:rsidR="24D51E5E" w:rsidRPr="5B9E2421">
        <w:rPr>
          <w:lang w:val="en-US"/>
        </w:rPr>
        <w:t>his country of residence</w:t>
      </w:r>
      <w:r w:rsidRPr="5B9E2421">
        <w:rPr>
          <w:lang w:val="en-US"/>
        </w:rPr>
        <w:t xml:space="preserve"> and ha</w:t>
      </w:r>
      <w:r w:rsidR="5B3E0C5F" w:rsidRPr="5B9E2421">
        <w:rPr>
          <w:lang w:val="en-US"/>
        </w:rPr>
        <w:t>s</w:t>
      </w:r>
      <w:r w:rsidRPr="5B9E2421">
        <w:rPr>
          <w:lang w:val="en-US"/>
        </w:rPr>
        <w:t xml:space="preserve"> </w:t>
      </w:r>
      <w:r w:rsidR="361EA85E" w:rsidRPr="5B9E2421">
        <w:rPr>
          <w:lang w:val="en-US"/>
        </w:rPr>
        <w:t>e</w:t>
      </w:r>
      <w:r w:rsidRPr="5B9E2421">
        <w:rPr>
          <w:lang w:val="en-US"/>
        </w:rPr>
        <w:t>xpenses related to t</w:t>
      </w:r>
      <w:r w:rsidR="09F6A296" w:rsidRPr="5B9E2421">
        <w:rPr>
          <w:lang w:val="en-US"/>
        </w:rPr>
        <w:t xml:space="preserve">his </w:t>
      </w:r>
      <w:r w:rsidRPr="5B9E2421">
        <w:rPr>
          <w:lang w:val="en-US"/>
        </w:rPr>
        <w:t>trip, an approved TA is needed</w:t>
      </w:r>
      <w:r w:rsidR="3F023E3D" w:rsidRPr="5B9E2421">
        <w:rPr>
          <w:lang w:val="en-US"/>
        </w:rPr>
        <w:t>.</w:t>
      </w:r>
      <w:r w:rsidR="4DFB47AA" w:rsidRPr="5B9E2421">
        <w:rPr>
          <w:lang w:val="en-US"/>
        </w:rPr>
        <w:t xml:space="preserve"> </w:t>
      </w:r>
    </w:p>
    <w:p w14:paraId="462A9D29" w14:textId="51AEB453" w:rsidR="5BC5B6E9" w:rsidRPr="00327E8C" w:rsidRDefault="5BC5B6E9" w:rsidP="09879028">
      <w:pPr>
        <w:spacing w:after="0"/>
        <w:jc w:val="both"/>
        <w:rPr>
          <w:lang w:val="en-US"/>
        </w:rPr>
      </w:pPr>
      <w:r w:rsidRPr="00327E8C">
        <w:rPr>
          <w:u w:val="single"/>
          <w:lang w:val="en-US"/>
        </w:rPr>
        <w:t>Examples</w:t>
      </w:r>
      <w:r w:rsidRPr="00327E8C">
        <w:rPr>
          <w:lang w:val="en-US"/>
        </w:rPr>
        <w:t xml:space="preserve">: </w:t>
      </w:r>
    </w:p>
    <w:p w14:paraId="71C12F82" w14:textId="77777777" w:rsidR="0074661B" w:rsidRPr="0074661B" w:rsidRDefault="0074661B" w:rsidP="0074661B">
      <w:pPr>
        <w:pStyle w:val="Paragraphedeliste"/>
        <w:numPr>
          <w:ilvl w:val="0"/>
          <w:numId w:val="31"/>
        </w:numPr>
        <w:spacing w:after="0"/>
        <w:jc w:val="both"/>
        <w:rPr>
          <w:rFonts w:eastAsiaTheme="minorEastAsia"/>
          <w:lang w:val="en-US"/>
        </w:rPr>
      </w:pPr>
      <w:r>
        <w:rPr>
          <w:lang w:val="en-US"/>
        </w:rPr>
        <w:t>Geneva based staff</w:t>
      </w:r>
      <w:r w:rsidR="0A381C17" w:rsidRPr="684E269A">
        <w:rPr>
          <w:lang w:val="en-US"/>
        </w:rPr>
        <w:t xml:space="preserve"> </w:t>
      </w:r>
      <w:r>
        <w:rPr>
          <w:lang w:val="en-US"/>
        </w:rPr>
        <w:t>travel</w:t>
      </w:r>
      <w:r w:rsidR="09A4A16F" w:rsidRPr="684E269A">
        <w:rPr>
          <w:lang w:val="en-US"/>
        </w:rPr>
        <w:t xml:space="preserve"> </w:t>
      </w:r>
      <w:r w:rsidR="0A381C17" w:rsidRPr="684E269A">
        <w:rPr>
          <w:lang w:val="en-US"/>
        </w:rPr>
        <w:t>to Montreux and buy a train ticket</w:t>
      </w:r>
    </w:p>
    <w:p w14:paraId="64DCA28C" w14:textId="62D64B26" w:rsidR="2CCFFC21" w:rsidRPr="009A751F" w:rsidRDefault="0074661B" w:rsidP="0074661B">
      <w:pPr>
        <w:pStyle w:val="Paragraphedeliste"/>
        <w:numPr>
          <w:ilvl w:val="0"/>
          <w:numId w:val="31"/>
        </w:numPr>
        <w:spacing w:after="0"/>
        <w:jc w:val="both"/>
        <w:rPr>
          <w:rFonts w:eastAsiaTheme="minorEastAsia"/>
          <w:lang w:val="en-US"/>
        </w:rPr>
      </w:pPr>
      <w:r>
        <w:rPr>
          <w:lang w:val="en-US"/>
        </w:rPr>
        <w:t>Libya based staff</w:t>
      </w:r>
      <w:r w:rsidR="2CCFFC21" w:rsidRPr="0074661B">
        <w:rPr>
          <w:lang w:val="en-US"/>
        </w:rPr>
        <w:t xml:space="preserve"> </w:t>
      </w:r>
      <w:r w:rsidR="1FFCB15D" w:rsidRPr="0074661B">
        <w:rPr>
          <w:lang w:val="en-US"/>
        </w:rPr>
        <w:t xml:space="preserve">travels </w:t>
      </w:r>
      <w:r w:rsidR="2CCFFC21" w:rsidRPr="0074661B">
        <w:rPr>
          <w:lang w:val="en-US"/>
        </w:rPr>
        <w:t>to Tripoli and spend</w:t>
      </w:r>
      <w:r w:rsidR="2A6830A5" w:rsidRPr="0074661B">
        <w:rPr>
          <w:lang w:val="en-US"/>
        </w:rPr>
        <w:t>s</w:t>
      </w:r>
      <w:r w:rsidR="2CCFFC21" w:rsidRPr="0074661B">
        <w:rPr>
          <w:lang w:val="en-US"/>
        </w:rPr>
        <w:t xml:space="preserve"> 2 nights </w:t>
      </w:r>
      <w:r w:rsidR="78C17E73" w:rsidRPr="0074661B">
        <w:rPr>
          <w:lang w:val="en-US"/>
        </w:rPr>
        <w:t>on sit</w:t>
      </w:r>
      <w:r w:rsidR="2CCFFC21" w:rsidRPr="0074661B">
        <w:rPr>
          <w:lang w:val="en-US"/>
        </w:rPr>
        <w:t>e</w:t>
      </w:r>
    </w:p>
    <w:p w14:paraId="520DDCA0" w14:textId="77777777" w:rsidR="009A751F" w:rsidRPr="0074661B" w:rsidRDefault="009A751F" w:rsidP="009A751F">
      <w:pPr>
        <w:pStyle w:val="Paragraphedeliste"/>
        <w:spacing w:after="0"/>
        <w:jc w:val="both"/>
        <w:rPr>
          <w:rFonts w:eastAsiaTheme="minorEastAsia"/>
          <w:lang w:val="en-US"/>
        </w:rPr>
      </w:pPr>
    </w:p>
    <w:p w14:paraId="5BB14665" w14:textId="4586EF46" w:rsidR="61244E1E" w:rsidRPr="00327E8C" w:rsidRDefault="021216C6" w:rsidP="00D0494A">
      <w:pPr>
        <w:jc w:val="both"/>
        <w:rPr>
          <w:lang w:val="en-US"/>
        </w:rPr>
      </w:pPr>
      <w:r w:rsidRPr="00327E8C">
        <w:rPr>
          <w:u w:val="single"/>
          <w:lang w:val="en-US"/>
        </w:rPr>
        <w:t>Exception</w:t>
      </w:r>
      <w:r w:rsidRPr="00327E8C">
        <w:rPr>
          <w:lang w:val="en-US"/>
        </w:rPr>
        <w:t>:</w:t>
      </w:r>
      <w:r w:rsidR="54C0D7FE" w:rsidRPr="00327E8C">
        <w:rPr>
          <w:lang w:val="en-US"/>
        </w:rPr>
        <w:t xml:space="preserve"> RGR meets </w:t>
      </w:r>
      <w:r w:rsidR="10C12B34" w:rsidRPr="00327E8C">
        <w:rPr>
          <w:lang w:val="en-US"/>
        </w:rPr>
        <w:t xml:space="preserve">with </w:t>
      </w:r>
      <w:r w:rsidR="54C0D7FE" w:rsidRPr="00327E8C">
        <w:rPr>
          <w:lang w:val="en-US"/>
        </w:rPr>
        <w:t xml:space="preserve">a contact </w:t>
      </w:r>
      <w:r w:rsidR="1EF54163" w:rsidRPr="00327E8C">
        <w:rPr>
          <w:lang w:val="en-US"/>
        </w:rPr>
        <w:t>in Geneva where he is based. Rep</w:t>
      </w:r>
      <w:r w:rsidR="0DD2D4A8" w:rsidRPr="00327E8C">
        <w:rPr>
          <w:lang w:val="en-US"/>
        </w:rPr>
        <w:t>resentation</w:t>
      </w:r>
      <w:r w:rsidR="1EF54163" w:rsidRPr="00327E8C">
        <w:rPr>
          <w:lang w:val="en-US"/>
        </w:rPr>
        <w:t xml:space="preserve"> costs and related ground transportation can be charged without a TA number, subject to supervisor approval when the expense claim (EC) is submitted.</w:t>
      </w:r>
    </w:p>
    <w:p w14:paraId="0145C6A2" w14:textId="00F3078B" w:rsidR="000951D6" w:rsidRPr="00327E8C" w:rsidRDefault="000951D6" w:rsidP="00D0494A">
      <w:pPr>
        <w:jc w:val="both"/>
        <w:rPr>
          <w:lang w:val="en-US"/>
        </w:rPr>
      </w:pPr>
      <w:r w:rsidRPr="00327E8C">
        <w:rPr>
          <w:lang w:val="en-US"/>
        </w:rPr>
        <w:t xml:space="preserve">TAs and electronic approvals are filed in the traveler’s Outlook </w:t>
      </w:r>
      <w:r w:rsidR="000566BE">
        <w:rPr>
          <w:lang w:val="en-US"/>
        </w:rPr>
        <w:t>folder</w:t>
      </w:r>
      <w:r w:rsidRPr="00327E8C">
        <w:rPr>
          <w:lang w:val="en-US"/>
        </w:rPr>
        <w:t xml:space="preserve">. Each </w:t>
      </w:r>
      <w:r w:rsidR="000566BE">
        <w:rPr>
          <w:lang w:val="en-US"/>
        </w:rPr>
        <w:t>folder</w:t>
      </w:r>
      <w:r w:rsidRPr="00327E8C">
        <w:rPr>
          <w:lang w:val="en-US"/>
        </w:rPr>
        <w:t xml:space="preserve"> contains email communications related to one </w:t>
      </w:r>
      <w:r w:rsidR="000566BE">
        <w:rPr>
          <w:lang w:val="en-US"/>
        </w:rPr>
        <w:t>specific TA</w:t>
      </w:r>
      <w:r w:rsidRPr="00327E8C">
        <w:rPr>
          <w:lang w:val="en-US"/>
        </w:rPr>
        <w:t xml:space="preserve"> only. </w:t>
      </w:r>
    </w:p>
    <w:p w14:paraId="6B6D9D79" w14:textId="2DCB3A30" w:rsidR="000951D6" w:rsidRPr="00327E8C" w:rsidRDefault="000566BE" w:rsidP="000951D6">
      <w:pPr>
        <w:spacing w:after="0"/>
        <w:jc w:val="both"/>
        <w:rPr>
          <w:u w:val="single"/>
          <w:lang w:val="en-US"/>
        </w:rPr>
      </w:pPr>
      <w:r>
        <w:rPr>
          <w:u w:val="single"/>
          <w:lang w:val="en-US"/>
        </w:rPr>
        <w:t>Filing e</w:t>
      </w:r>
      <w:r w:rsidR="000951D6" w:rsidRPr="00327E8C">
        <w:rPr>
          <w:u w:val="single"/>
          <w:lang w:val="en-US"/>
        </w:rPr>
        <w:t xml:space="preserve">xample: </w:t>
      </w:r>
    </w:p>
    <w:p w14:paraId="7B710474" w14:textId="7F6C8055" w:rsidR="000951D6" w:rsidRPr="00327E8C" w:rsidRDefault="000951D6" w:rsidP="000951D6">
      <w:pPr>
        <w:spacing w:after="0"/>
        <w:jc w:val="both"/>
        <w:rPr>
          <w:lang w:val="en-US"/>
        </w:rPr>
      </w:pPr>
      <w:r w:rsidRPr="243789E5">
        <w:rPr>
          <w:lang w:val="en-US"/>
        </w:rPr>
        <w:t>Outlook/Public Folders/All Public Folders/</w:t>
      </w:r>
      <w:r w:rsidR="7CA36CE9" w:rsidRPr="243789E5">
        <w:rPr>
          <w:lang w:val="en-US"/>
        </w:rPr>
        <w:t>AV Logistics/2021/</w:t>
      </w:r>
      <w:r w:rsidRPr="243789E5">
        <w:rPr>
          <w:lang w:val="en-US"/>
        </w:rPr>
        <w:t>Flights/Staff members/Romain Grandjean/</w:t>
      </w:r>
    </w:p>
    <w:p w14:paraId="0687492E" w14:textId="108AFC79" w:rsidR="000951D6" w:rsidRPr="00D5244C" w:rsidRDefault="000951D6" w:rsidP="000951D6">
      <w:pPr>
        <w:spacing w:after="0"/>
        <w:jc w:val="both"/>
      </w:pPr>
      <w:r>
        <w:t>RGR02- GVA-TUN- 14-15.01.20/CFA/MISC/COR2</w:t>
      </w:r>
      <w:r w:rsidR="7E0A85D0">
        <w:t>1</w:t>
      </w:r>
    </w:p>
    <w:p w14:paraId="208AD64E" w14:textId="0C2B47AD" w:rsidR="000951D6" w:rsidRPr="00D5244C" w:rsidRDefault="000951D6" w:rsidP="000951D6">
      <w:pPr>
        <w:spacing w:after="0"/>
        <w:jc w:val="both"/>
      </w:pPr>
    </w:p>
    <w:p w14:paraId="4DCE5808" w14:textId="1CE02469" w:rsidR="008459DB" w:rsidRPr="00327E8C" w:rsidRDefault="00CB5508" w:rsidP="008459DB">
      <w:pPr>
        <w:jc w:val="both"/>
        <w:rPr>
          <w:i/>
          <w:lang w:val="en-US"/>
        </w:rPr>
      </w:pPr>
      <w:r w:rsidRPr="00327E8C">
        <w:rPr>
          <w:i/>
          <w:lang w:val="en-US"/>
        </w:rPr>
        <w:t>You will find an example of TA at the end of the manual</w:t>
      </w:r>
      <w:r w:rsidR="00292801" w:rsidRPr="00327E8C">
        <w:rPr>
          <w:rStyle w:val="Appelnotedebasdep"/>
          <w:i/>
          <w:lang w:val="en-US"/>
        </w:rPr>
        <w:footnoteReference w:id="2"/>
      </w:r>
      <w:r w:rsidR="00292801" w:rsidRPr="00327E8C">
        <w:rPr>
          <w:i/>
          <w:lang w:val="en-US"/>
        </w:rPr>
        <w:t>.</w:t>
      </w:r>
    </w:p>
    <w:p w14:paraId="62A48347" w14:textId="1EDBDA0E" w:rsidR="00B02CC4" w:rsidRPr="00327E8C" w:rsidRDefault="0C481C22" w:rsidP="009E7B70">
      <w:pPr>
        <w:pStyle w:val="Paragraphedeliste"/>
        <w:numPr>
          <w:ilvl w:val="1"/>
          <w:numId w:val="33"/>
        </w:numPr>
        <w:outlineLvl w:val="1"/>
        <w:rPr>
          <w:b/>
          <w:bCs/>
          <w:lang w:val="en-US"/>
        </w:rPr>
      </w:pPr>
      <w:bookmarkStart w:id="8" w:name="_Toc65674246"/>
      <w:r w:rsidRPr="684E269A">
        <w:rPr>
          <w:b/>
          <w:bCs/>
          <w:lang w:val="en-US"/>
        </w:rPr>
        <w:t>Meeting Form (</w:t>
      </w:r>
      <w:r w:rsidR="7E9FD9CF" w:rsidRPr="684E269A">
        <w:rPr>
          <w:b/>
          <w:bCs/>
          <w:lang w:val="en-US"/>
        </w:rPr>
        <w:t>MF</w:t>
      </w:r>
      <w:r w:rsidR="0671F605" w:rsidRPr="684E269A">
        <w:rPr>
          <w:b/>
          <w:bCs/>
          <w:lang w:val="en-US"/>
        </w:rPr>
        <w:t>)</w:t>
      </w:r>
      <w:bookmarkEnd w:id="8"/>
    </w:p>
    <w:p w14:paraId="473816D6" w14:textId="7B4367F1" w:rsidR="7BC2AE76" w:rsidRPr="00327E8C" w:rsidRDefault="7BC2AE76" w:rsidP="68CC7319">
      <w:pPr>
        <w:jc w:val="both"/>
        <w:rPr>
          <w:lang w:val="en-US"/>
        </w:rPr>
      </w:pPr>
      <w:r w:rsidRPr="243789E5">
        <w:rPr>
          <w:lang w:val="en-US"/>
        </w:rPr>
        <w:t xml:space="preserve">For meetings and events with external participants, </w:t>
      </w:r>
      <w:r w:rsidR="7C15D25A" w:rsidRPr="243789E5">
        <w:rPr>
          <w:lang w:val="en-US"/>
        </w:rPr>
        <w:t xml:space="preserve">the meeting form </w:t>
      </w:r>
      <w:r w:rsidR="14862301" w:rsidRPr="243789E5">
        <w:rPr>
          <w:lang w:val="en-US"/>
        </w:rPr>
        <w:t xml:space="preserve">(MF) </w:t>
      </w:r>
      <w:r w:rsidR="7C15D25A" w:rsidRPr="243789E5">
        <w:rPr>
          <w:lang w:val="en-US"/>
        </w:rPr>
        <w:t xml:space="preserve">serves as </w:t>
      </w:r>
      <w:r w:rsidR="7BD75E98" w:rsidRPr="243789E5">
        <w:rPr>
          <w:lang w:val="en-US"/>
        </w:rPr>
        <w:t xml:space="preserve">overall approval </w:t>
      </w:r>
      <w:r w:rsidR="0035787A" w:rsidRPr="243789E5">
        <w:rPr>
          <w:lang w:val="en-US"/>
        </w:rPr>
        <w:t>for all</w:t>
      </w:r>
      <w:r w:rsidR="7BD75E98" w:rsidRPr="243789E5">
        <w:rPr>
          <w:lang w:val="en-US"/>
        </w:rPr>
        <w:t xml:space="preserve"> travel costs for participants (</w:t>
      </w:r>
      <w:r w:rsidR="0035787A" w:rsidRPr="243789E5">
        <w:rPr>
          <w:lang w:val="en-US"/>
        </w:rPr>
        <w:t xml:space="preserve">individual travel </w:t>
      </w:r>
      <w:r w:rsidR="00B948BB" w:rsidRPr="243789E5">
        <w:rPr>
          <w:lang w:val="en-US"/>
        </w:rPr>
        <w:t>authoris</w:t>
      </w:r>
      <w:r w:rsidR="0035787A" w:rsidRPr="243789E5">
        <w:rPr>
          <w:lang w:val="en-US"/>
        </w:rPr>
        <w:t>ation</w:t>
      </w:r>
      <w:r w:rsidR="00B948BB" w:rsidRPr="243789E5">
        <w:rPr>
          <w:lang w:val="en-US"/>
        </w:rPr>
        <w:t>s</w:t>
      </w:r>
      <w:r w:rsidR="0035787A" w:rsidRPr="243789E5">
        <w:rPr>
          <w:lang w:val="en-US"/>
        </w:rPr>
        <w:t xml:space="preserve"> are not required </w:t>
      </w:r>
      <w:r w:rsidR="351A8D14" w:rsidRPr="243789E5">
        <w:rPr>
          <w:lang w:val="en-US"/>
        </w:rPr>
        <w:t>except for staff/consultants</w:t>
      </w:r>
      <w:r w:rsidR="7BD75E98" w:rsidRPr="243789E5">
        <w:rPr>
          <w:lang w:val="en-US"/>
        </w:rPr>
        <w:t>). It also serves to</w:t>
      </w:r>
      <w:r w:rsidR="79CF46C0" w:rsidRPr="243789E5">
        <w:rPr>
          <w:lang w:val="en-US"/>
        </w:rPr>
        <w:t xml:space="preserve"> consolidate all the costs </w:t>
      </w:r>
      <w:r w:rsidR="3814B0F1" w:rsidRPr="243789E5">
        <w:rPr>
          <w:lang w:val="en-US"/>
        </w:rPr>
        <w:t>related to t</w:t>
      </w:r>
      <w:r w:rsidR="79CF46C0" w:rsidRPr="243789E5">
        <w:rPr>
          <w:lang w:val="en-US"/>
        </w:rPr>
        <w:t xml:space="preserve">he meeting, </w:t>
      </w:r>
      <w:r w:rsidR="6BB9FA76" w:rsidRPr="243789E5">
        <w:rPr>
          <w:lang w:val="en-US"/>
        </w:rPr>
        <w:t>u</w:t>
      </w:r>
      <w:r w:rsidR="6A82AB5D" w:rsidRPr="243789E5">
        <w:rPr>
          <w:lang w:val="en-US"/>
        </w:rPr>
        <w:t>sed</w:t>
      </w:r>
      <w:r w:rsidR="6BB9FA76" w:rsidRPr="243789E5">
        <w:rPr>
          <w:lang w:val="en-US"/>
        </w:rPr>
        <w:t xml:space="preserve"> for the budget follow-up or to prepare new budgets.</w:t>
      </w:r>
    </w:p>
    <w:p w14:paraId="7BC32AD6" w14:textId="7AD1BA26" w:rsidR="00EE6C1D" w:rsidRPr="00327E8C" w:rsidRDefault="70004E81" w:rsidP="68CC7319">
      <w:pPr>
        <w:jc w:val="both"/>
        <w:rPr>
          <w:rStyle w:val="Lienhypertexte"/>
          <w:lang w:val="en-US"/>
        </w:rPr>
      </w:pPr>
      <w:r w:rsidRPr="243789E5">
        <w:rPr>
          <w:lang w:val="en-US"/>
        </w:rPr>
        <w:t xml:space="preserve">The </w:t>
      </w:r>
      <w:r w:rsidR="004658F9" w:rsidRPr="243789E5">
        <w:rPr>
          <w:lang w:val="en-US"/>
        </w:rPr>
        <w:t xml:space="preserve">costs in the </w:t>
      </w:r>
      <w:r w:rsidRPr="243789E5">
        <w:rPr>
          <w:lang w:val="en-US"/>
        </w:rPr>
        <w:t>MF</w:t>
      </w:r>
      <w:r w:rsidR="004658F9" w:rsidRPr="243789E5">
        <w:rPr>
          <w:lang w:val="en-US"/>
        </w:rPr>
        <w:t xml:space="preserve"> </w:t>
      </w:r>
      <w:r w:rsidR="77CF6F46" w:rsidRPr="243789E5">
        <w:rPr>
          <w:lang w:val="en-US"/>
        </w:rPr>
        <w:t xml:space="preserve">shall be as detailed as possible as </w:t>
      </w:r>
      <w:r w:rsidR="7A88357D" w:rsidRPr="243789E5">
        <w:rPr>
          <w:lang w:val="en-US"/>
        </w:rPr>
        <w:t xml:space="preserve">it is </w:t>
      </w:r>
      <w:r w:rsidR="77CF6F46" w:rsidRPr="243789E5">
        <w:rPr>
          <w:lang w:val="en-US"/>
        </w:rPr>
        <w:t xml:space="preserve">often required by auditors to justify meeting costs. It must be signed by the </w:t>
      </w:r>
      <w:r w:rsidR="00F35A16" w:rsidRPr="243789E5">
        <w:rPr>
          <w:lang w:val="en-US"/>
        </w:rPr>
        <w:t>logistics coordinator</w:t>
      </w:r>
      <w:r w:rsidR="77CF6F46" w:rsidRPr="243789E5">
        <w:rPr>
          <w:lang w:val="en-US"/>
        </w:rPr>
        <w:t xml:space="preserve"> and the Pro</w:t>
      </w:r>
      <w:r w:rsidR="085019BF" w:rsidRPr="243789E5">
        <w:rPr>
          <w:lang w:val="en-US"/>
        </w:rPr>
        <w:t>ject Manager.</w:t>
      </w:r>
      <w:r w:rsidR="47F464E7" w:rsidRPr="243789E5">
        <w:rPr>
          <w:lang w:val="en-US"/>
        </w:rPr>
        <w:t xml:space="preserve"> A copy shall be filed in the meeting folder in Outlook/Public Folders/All Public Folders/AV Logistics/202</w:t>
      </w:r>
      <w:r w:rsidR="6EE1FBC5" w:rsidRPr="243789E5">
        <w:rPr>
          <w:lang w:val="en-US"/>
        </w:rPr>
        <w:t>0</w:t>
      </w:r>
      <w:r w:rsidR="47F464E7" w:rsidRPr="243789E5">
        <w:rPr>
          <w:lang w:val="en-US"/>
        </w:rPr>
        <w:t xml:space="preserve">/Meetings </w:t>
      </w:r>
      <w:commentRangeStart w:id="9"/>
      <w:r w:rsidR="47F464E7" w:rsidRPr="243789E5">
        <w:rPr>
          <w:lang w:val="en-US"/>
        </w:rPr>
        <w:t>or</w:t>
      </w:r>
      <w:commentRangeEnd w:id="9"/>
      <w:r>
        <w:rPr>
          <w:rStyle w:val="Marquedecommentaire"/>
        </w:rPr>
        <w:commentReference w:id="9"/>
      </w:r>
      <w:r w:rsidR="47F464E7" w:rsidRPr="243789E5">
        <w:rPr>
          <w:lang w:val="en-US"/>
        </w:rPr>
        <w:t xml:space="preserve"> </w:t>
      </w:r>
      <w:hyperlink r:id="rId15">
        <w:r w:rsidR="47F464E7" w:rsidRPr="243789E5">
          <w:rPr>
            <w:rStyle w:val="Lienhypertexte"/>
            <w:lang w:val="en-US"/>
          </w:rPr>
          <w:t>I:\Admin\LOGISTICS\HDC Meetings\MENA\Meetings MENA 2020</w:t>
        </w:r>
      </w:hyperlink>
      <w:r w:rsidR="6D9712B6" w:rsidRPr="243789E5">
        <w:rPr>
          <w:rStyle w:val="Lienhypertexte"/>
          <w:lang w:val="en-US"/>
        </w:rPr>
        <w:t>.</w:t>
      </w:r>
    </w:p>
    <w:p w14:paraId="46A50059" w14:textId="785F331C" w:rsidR="00EE6C1D" w:rsidRPr="00327E8C" w:rsidRDefault="00B948BB" w:rsidP="00EE6C1D">
      <w:pPr>
        <w:jc w:val="both"/>
        <w:rPr>
          <w:lang w:val="en-US"/>
        </w:rPr>
      </w:pPr>
      <w:r>
        <w:rPr>
          <w:lang w:val="en-US"/>
        </w:rPr>
        <w:t>Any documents</w:t>
      </w:r>
      <w:r w:rsidR="004658F9">
        <w:rPr>
          <w:lang w:val="en-US"/>
        </w:rPr>
        <w:t>/communications</w:t>
      </w:r>
      <w:r>
        <w:rPr>
          <w:lang w:val="en-US"/>
        </w:rPr>
        <w:t xml:space="preserve"> related to meeting costs such as </w:t>
      </w:r>
      <w:r w:rsidR="00EE6C1D" w:rsidRPr="00327E8C">
        <w:rPr>
          <w:lang w:val="en-US"/>
        </w:rPr>
        <w:t xml:space="preserve">vendor contracts, purchase orders and invoices  </w:t>
      </w:r>
      <w:r>
        <w:rPr>
          <w:lang w:val="en-US"/>
        </w:rPr>
        <w:t xml:space="preserve">have to be </w:t>
      </w:r>
      <w:r w:rsidR="00EE6C1D" w:rsidRPr="00327E8C">
        <w:rPr>
          <w:lang w:val="en-US"/>
        </w:rPr>
        <w:t xml:space="preserve">filed in the meeting folder. </w:t>
      </w:r>
    </w:p>
    <w:p w14:paraId="44AF4C1F" w14:textId="6B6BC036" w:rsidR="000951D6" w:rsidRDefault="00CB5508" w:rsidP="008459DB">
      <w:pPr>
        <w:jc w:val="both"/>
        <w:rPr>
          <w:i/>
          <w:lang w:val="en-US"/>
        </w:rPr>
      </w:pPr>
      <w:r w:rsidRPr="78FB42A7">
        <w:rPr>
          <w:i/>
          <w:iCs/>
          <w:lang w:val="en-US"/>
        </w:rPr>
        <w:t>You will find an example of Meeting Form at the end of the manual</w:t>
      </w:r>
      <w:r w:rsidR="00292801" w:rsidRPr="78FB42A7">
        <w:rPr>
          <w:rStyle w:val="Appelnotedebasdep"/>
          <w:i/>
          <w:iCs/>
          <w:lang w:val="en-US"/>
        </w:rPr>
        <w:footnoteReference w:id="3"/>
      </w:r>
      <w:r w:rsidR="00292801" w:rsidRPr="78FB42A7">
        <w:rPr>
          <w:i/>
          <w:iCs/>
          <w:lang w:val="en-US"/>
        </w:rPr>
        <w:t>.</w:t>
      </w:r>
      <w:r w:rsidRPr="78FB42A7">
        <w:rPr>
          <w:i/>
          <w:iCs/>
          <w:lang w:val="en-US"/>
        </w:rPr>
        <w:t xml:space="preserve"> </w:t>
      </w:r>
    </w:p>
    <w:p w14:paraId="2837560B" w14:textId="2DE778FC" w:rsidR="009E0723" w:rsidRPr="00327E8C" w:rsidRDefault="004658F9" w:rsidP="004658F9">
      <w:pPr>
        <w:rPr>
          <w:i/>
          <w:lang w:val="en-US"/>
        </w:rPr>
      </w:pPr>
      <w:r>
        <w:rPr>
          <w:noProof/>
          <w:lang w:eastAsia="fr-CH"/>
        </w:rPr>
        <w:drawing>
          <wp:anchor distT="0" distB="0" distL="114300" distR="114300" simplePos="0" relativeHeight="251659266" behindDoc="0" locked="0" layoutInCell="1" allowOverlap="1" wp14:anchorId="4EEF945D" wp14:editId="61A9E485">
            <wp:simplePos x="0" y="0"/>
            <wp:positionH relativeFrom="margin">
              <wp:align>left</wp:align>
            </wp:positionH>
            <wp:positionV relativeFrom="paragraph">
              <wp:posOffset>604520</wp:posOffset>
            </wp:positionV>
            <wp:extent cx="622681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6810" cy="4476750"/>
                    </a:xfrm>
                    <a:prstGeom prst="rect">
                      <a:avLst/>
                    </a:prstGeom>
                    <a:noFill/>
                  </pic:spPr>
                </pic:pic>
              </a:graphicData>
            </a:graphic>
            <wp14:sizeRelH relativeFrom="page">
              <wp14:pctWidth>0</wp14:pctWidth>
            </wp14:sizeRelH>
            <wp14:sizeRelV relativeFrom="page">
              <wp14:pctHeight>0</wp14:pctHeight>
            </wp14:sizeRelV>
          </wp:anchor>
        </w:drawing>
      </w:r>
      <w:r w:rsidR="009E0723" w:rsidRPr="6AA636B6">
        <w:rPr>
          <w:i/>
          <w:iCs/>
          <w:lang w:val="en-US"/>
        </w:rPr>
        <w:br w:type="page"/>
      </w:r>
    </w:p>
    <w:p w14:paraId="148FBB9E" w14:textId="36014EB3" w:rsidR="00B02CC4" w:rsidRPr="00327E8C" w:rsidRDefault="00B260E7" w:rsidP="009E7B70">
      <w:pPr>
        <w:pStyle w:val="Paragraphedeliste"/>
        <w:numPr>
          <w:ilvl w:val="1"/>
          <w:numId w:val="33"/>
        </w:numPr>
        <w:outlineLvl w:val="1"/>
        <w:rPr>
          <w:b/>
          <w:bCs/>
          <w:lang w:val="en-US"/>
        </w:rPr>
      </w:pPr>
      <w:bookmarkStart w:id="10" w:name="_Toc65674247"/>
      <w:r w:rsidRPr="00327E8C">
        <w:rPr>
          <w:b/>
          <w:bCs/>
          <w:lang w:val="en-US"/>
        </w:rPr>
        <w:t>Flight booking procedure</w:t>
      </w:r>
      <w:bookmarkEnd w:id="10"/>
    </w:p>
    <w:p w14:paraId="12817538" w14:textId="1B6B4307" w:rsidR="13381B33" w:rsidRPr="00327E8C" w:rsidRDefault="13381B33" w:rsidP="1F1BAD09">
      <w:pPr>
        <w:jc w:val="both"/>
        <w:rPr>
          <w:lang w:val="en-US"/>
        </w:rPr>
      </w:pPr>
      <w:r w:rsidRPr="554A2927">
        <w:rPr>
          <w:lang w:val="en-US"/>
        </w:rPr>
        <w:t>HD books and covers staff</w:t>
      </w:r>
      <w:r w:rsidR="00821F96" w:rsidRPr="554A2927">
        <w:rPr>
          <w:lang w:val="en-US"/>
        </w:rPr>
        <w:t xml:space="preserve">, </w:t>
      </w:r>
      <w:r w:rsidRPr="554A2927">
        <w:rPr>
          <w:lang w:val="en-US"/>
        </w:rPr>
        <w:t xml:space="preserve">consultants and </w:t>
      </w:r>
      <w:r w:rsidR="00821F96" w:rsidRPr="554A2927">
        <w:rPr>
          <w:lang w:val="en-US"/>
        </w:rPr>
        <w:t>invitees</w:t>
      </w:r>
      <w:r w:rsidRPr="554A2927">
        <w:rPr>
          <w:lang w:val="en-US"/>
        </w:rPr>
        <w:t xml:space="preserve">’ travel in the most cost-efficient way, using the cheapest train/flight option, including low-cost carriers, on the most direct and economical routes. Some flexibility </w:t>
      </w:r>
      <w:commentRangeStart w:id="11"/>
      <w:r w:rsidRPr="554A2927">
        <w:rPr>
          <w:lang w:val="en-US"/>
        </w:rPr>
        <w:t>is allowed when direct and economical are contradictory criteria.</w:t>
      </w:r>
      <w:r w:rsidR="7F1E9AE1" w:rsidRPr="554A2927">
        <w:rPr>
          <w:lang w:val="en-US"/>
        </w:rPr>
        <w:t xml:space="preserve"> A direct flight is preferred</w:t>
      </w:r>
      <w:r w:rsidR="25C28F26" w:rsidRPr="554A2927">
        <w:rPr>
          <w:lang w:val="en-US"/>
        </w:rPr>
        <w:t xml:space="preserve"> for example</w:t>
      </w:r>
      <w:r w:rsidR="7F1E9AE1" w:rsidRPr="554A2927">
        <w:rPr>
          <w:lang w:val="en-US"/>
        </w:rPr>
        <w:t xml:space="preserve"> instead of an indirect flight even though the fa</w:t>
      </w:r>
      <w:r w:rsidR="7872FBAA" w:rsidRPr="554A2927">
        <w:rPr>
          <w:lang w:val="en-US"/>
        </w:rPr>
        <w:t>re is more expensive.</w:t>
      </w:r>
      <w:commentRangeEnd w:id="11"/>
      <w:r>
        <w:rPr>
          <w:rStyle w:val="Marquedecommentaire"/>
        </w:rPr>
        <w:commentReference w:id="11"/>
      </w:r>
    </w:p>
    <w:p w14:paraId="04457721" w14:textId="68CA82D2" w:rsidR="009144B2" w:rsidRPr="00327E8C" w:rsidRDefault="009144B2" w:rsidP="009E7B70">
      <w:pPr>
        <w:pStyle w:val="Paragraphedeliste"/>
        <w:numPr>
          <w:ilvl w:val="0"/>
          <w:numId w:val="41"/>
        </w:numPr>
        <w:jc w:val="both"/>
        <w:rPr>
          <w:u w:val="single"/>
          <w:lang w:val="en-US"/>
        </w:rPr>
      </w:pPr>
      <w:r w:rsidRPr="00327E8C">
        <w:rPr>
          <w:b/>
          <w:i/>
          <w:u w:val="single"/>
          <w:lang w:val="en-US"/>
        </w:rPr>
        <w:t>Where to book flights</w:t>
      </w:r>
      <w:r w:rsidRPr="00327E8C">
        <w:rPr>
          <w:u w:val="single"/>
          <w:lang w:val="en-US"/>
        </w:rPr>
        <w:t>?</w:t>
      </w:r>
    </w:p>
    <w:p w14:paraId="2412F110" w14:textId="67294038" w:rsidR="005B653A" w:rsidRPr="00327E8C" w:rsidRDefault="05F90E19" w:rsidP="1F1BAD09">
      <w:pPr>
        <w:jc w:val="both"/>
        <w:rPr>
          <w:lang w:val="en-US"/>
        </w:rPr>
      </w:pPr>
      <w:r w:rsidRPr="00327E8C">
        <w:rPr>
          <w:lang w:val="en-US"/>
        </w:rPr>
        <w:t xml:space="preserve">HD </w:t>
      </w:r>
      <w:r w:rsidR="00CF1A61">
        <w:rPr>
          <w:lang w:val="en-US"/>
        </w:rPr>
        <w:t>purchase</w:t>
      </w:r>
      <w:r w:rsidR="5E2E58CD" w:rsidRPr="00327E8C">
        <w:rPr>
          <w:lang w:val="en-US"/>
        </w:rPr>
        <w:t xml:space="preserve"> tickets</w:t>
      </w:r>
      <w:r w:rsidR="1219DEAF">
        <w:rPr>
          <w:lang w:val="en-US"/>
        </w:rPr>
        <w:t xml:space="preserve"> through partners (i.e</w:t>
      </w:r>
      <w:r w:rsidRPr="00327E8C">
        <w:rPr>
          <w:lang w:val="en-US"/>
        </w:rPr>
        <w:t xml:space="preserve">. </w:t>
      </w:r>
      <w:r w:rsidR="7F60BA0E" w:rsidRPr="00327E8C">
        <w:rPr>
          <w:lang w:val="en-US"/>
        </w:rPr>
        <w:t>NGO Travels</w:t>
      </w:r>
      <w:r w:rsidRPr="00327E8C">
        <w:rPr>
          <w:lang w:val="en-US"/>
        </w:rPr>
        <w:t>, Aladin</w:t>
      </w:r>
      <w:r w:rsidR="00CF1A61">
        <w:rPr>
          <w:lang w:val="en-US"/>
        </w:rPr>
        <w:t xml:space="preserve"> voyages</w:t>
      </w:r>
      <w:r w:rsidR="00FD04CB" w:rsidRPr="00327E8C">
        <w:rPr>
          <w:rStyle w:val="Appelnotedebasdep"/>
          <w:lang w:val="en-US"/>
        </w:rPr>
        <w:footnoteReference w:id="4"/>
      </w:r>
      <w:r w:rsidRPr="00327E8C">
        <w:rPr>
          <w:lang w:val="en-US"/>
        </w:rPr>
        <w:t>).</w:t>
      </w:r>
      <w:r w:rsidR="4B7FC615" w:rsidRPr="00327E8C">
        <w:rPr>
          <w:lang w:val="en-US"/>
        </w:rPr>
        <w:t xml:space="preserve"> </w:t>
      </w:r>
    </w:p>
    <w:p w14:paraId="6AF287C7" w14:textId="17932F82" w:rsidR="00930ED8" w:rsidRPr="00CF1A61" w:rsidRDefault="00DE1151" w:rsidP="1F1BAD09">
      <w:pPr>
        <w:jc w:val="both"/>
        <w:rPr>
          <w:lang w:val="en-US"/>
        </w:rPr>
      </w:pPr>
      <w:r w:rsidRPr="243789E5">
        <w:rPr>
          <w:lang w:val="en-US"/>
        </w:rPr>
        <w:t>Under certain</w:t>
      </w:r>
      <w:r w:rsidR="00930ED8" w:rsidRPr="243789E5">
        <w:rPr>
          <w:lang w:val="en-US"/>
        </w:rPr>
        <w:t xml:space="preserve"> circumstances</w:t>
      </w:r>
      <w:r w:rsidRPr="243789E5">
        <w:rPr>
          <w:lang w:val="en-US"/>
        </w:rPr>
        <w:t>,</w:t>
      </w:r>
      <w:r w:rsidR="00B52F4E" w:rsidRPr="243789E5">
        <w:rPr>
          <w:lang w:val="en-US"/>
        </w:rPr>
        <w:t xml:space="preserve"> </w:t>
      </w:r>
      <w:r w:rsidRPr="243789E5">
        <w:rPr>
          <w:lang w:val="en-US"/>
        </w:rPr>
        <w:t xml:space="preserve">i.e. </w:t>
      </w:r>
      <w:r w:rsidR="007A7E9A" w:rsidRPr="243789E5">
        <w:rPr>
          <w:lang w:val="en-US"/>
        </w:rPr>
        <w:t>limited availability</w:t>
      </w:r>
      <w:r w:rsidR="006F7310" w:rsidRPr="243789E5">
        <w:rPr>
          <w:lang w:val="en-US"/>
        </w:rPr>
        <w:t xml:space="preserve"> of seats or airlines not referenced on Amadeus</w:t>
      </w:r>
      <w:r w:rsidR="00930ED8" w:rsidRPr="243789E5">
        <w:rPr>
          <w:lang w:val="en-US"/>
        </w:rPr>
        <w:t xml:space="preserve">, </w:t>
      </w:r>
      <w:r w:rsidR="00B52F4E" w:rsidRPr="243789E5">
        <w:rPr>
          <w:lang w:val="en-US"/>
        </w:rPr>
        <w:t xml:space="preserve">tickets </w:t>
      </w:r>
      <w:r w:rsidRPr="243789E5">
        <w:rPr>
          <w:lang w:val="en-US"/>
        </w:rPr>
        <w:t xml:space="preserve">can be </w:t>
      </w:r>
      <w:r w:rsidR="00B52F4E" w:rsidRPr="243789E5">
        <w:rPr>
          <w:lang w:val="en-US"/>
        </w:rPr>
        <w:t>purchased</w:t>
      </w:r>
      <w:r w:rsidR="00930ED8" w:rsidRPr="243789E5">
        <w:rPr>
          <w:lang w:val="en-US"/>
        </w:rPr>
        <w:t xml:space="preserve"> </w:t>
      </w:r>
      <w:r w:rsidR="4502D93D" w:rsidRPr="243789E5">
        <w:rPr>
          <w:lang w:val="en-US"/>
        </w:rPr>
        <w:t xml:space="preserve">in </w:t>
      </w:r>
      <w:r w:rsidR="007013C4" w:rsidRPr="243789E5">
        <w:rPr>
          <w:lang w:val="en-US"/>
        </w:rPr>
        <w:t xml:space="preserve">cash </w:t>
      </w:r>
      <w:r w:rsidR="00821F96" w:rsidRPr="243789E5">
        <w:rPr>
          <w:lang w:val="en-US"/>
        </w:rPr>
        <w:t>at the airport</w:t>
      </w:r>
      <w:r w:rsidR="00CF1A61" w:rsidRPr="243789E5">
        <w:rPr>
          <w:lang w:val="en-US"/>
        </w:rPr>
        <w:t xml:space="preserve"> (in Tunis)</w:t>
      </w:r>
      <w:r w:rsidR="00821F96" w:rsidRPr="243789E5">
        <w:rPr>
          <w:lang w:val="en-US"/>
        </w:rPr>
        <w:t xml:space="preserve"> </w:t>
      </w:r>
      <w:r w:rsidR="00117E0E" w:rsidRPr="243789E5">
        <w:rPr>
          <w:lang w:val="en-US"/>
        </w:rPr>
        <w:t xml:space="preserve">or </w:t>
      </w:r>
      <w:r w:rsidR="007013C4" w:rsidRPr="243789E5">
        <w:rPr>
          <w:lang w:val="en-US"/>
        </w:rPr>
        <w:t xml:space="preserve">by the traveler </w:t>
      </w:r>
      <w:r w:rsidRPr="243789E5">
        <w:rPr>
          <w:lang w:val="en-US"/>
        </w:rPr>
        <w:t xml:space="preserve">directly </w:t>
      </w:r>
      <w:r w:rsidR="007013C4" w:rsidRPr="243789E5">
        <w:rPr>
          <w:lang w:val="en-US"/>
        </w:rPr>
        <w:t xml:space="preserve">and </w:t>
      </w:r>
      <w:r w:rsidR="00CF1A61" w:rsidRPr="243789E5">
        <w:rPr>
          <w:lang w:val="en-US"/>
        </w:rPr>
        <w:t xml:space="preserve">he will be </w:t>
      </w:r>
      <w:r w:rsidR="007013C4" w:rsidRPr="243789E5">
        <w:rPr>
          <w:lang w:val="en-US"/>
        </w:rPr>
        <w:t>refund</w:t>
      </w:r>
      <w:r w:rsidR="00361658" w:rsidRPr="243789E5">
        <w:rPr>
          <w:lang w:val="en-US"/>
        </w:rPr>
        <w:t>ed</w:t>
      </w:r>
      <w:r w:rsidR="007013C4" w:rsidRPr="243789E5">
        <w:rPr>
          <w:lang w:val="en-US"/>
        </w:rPr>
        <w:t xml:space="preserve"> through</w:t>
      </w:r>
      <w:r w:rsidR="00117E0E" w:rsidRPr="243789E5">
        <w:rPr>
          <w:lang w:val="en-US"/>
        </w:rPr>
        <w:t xml:space="preserve"> </w:t>
      </w:r>
      <w:r w:rsidRPr="243789E5">
        <w:rPr>
          <w:lang w:val="en-US"/>
        </w:rPr>
        <w:t>his</w:t>
      </w:r>
      <w:r w:rsidR="7C139292" w:rsidRPr="243789E5">
        <w:rPr>
          <w:lang w:val="en-US"/>
        </w:rPr>
        <w:t>/her</w:t>
      </w:r>
      <w:r w:rsidRPr="243789E5">
        <w:rPr>
          <w:lang w:val="en-US"/>
        </w:rPr>
        <w:t xml:space="preserve"> </w:t>
      </w:r>
      <w:r w:rsidR="00117E0E" w:rsidRPr="243789E5">
        <w:rPr>
          <w:lang w:val="en-US"/>
        </w:rPr>
        <w:t>expense</w:t>
      </w:r>
      <w:r w:rsidR="090632B0" w:rsidRPr="243789E5">
        <w:rPr>
          <w:lang w:val="en-US"/>
        </w:rPr>
        <w:t>s</w:t>
      </w:r>
      <w:r w:rsidR="00117E0E" w:rsidRPr="243789E5">
        <w:rPr>
          <w:lang w:val="en-US"/>
        </w:rPr>
        <w:t xml:space="preserve"> claim</w:t>
      </w:r>
      <w:r w:rsidR="0DCCE35A" w:rsidRPr="243789E5">
        <w:rPr>
          <w:lang w:val="en-US"/>
        </w:rPr>
        <w:t xml:space="preserve"> (staff/consultants) or in cash via the HD receipt (invitees</w:t>
      </w:r>
      <w:commentRangeStart w:id="12"/>
      <w:r w:rsidR="0DCCE35A" w:rsidRPr="243789E5">
        <w:rPr>
          <w:lang w:val="en-US"/>
        </w:rPr>
        <w:t>).</w:t>
      </w:r>
      <w:commentRangeEnd w:id="12"/>
      <w:r>
        <w:rPr>
          <w:rStyle w:val="Marquedecommentaire"/>
        </w:rPr>
        <w:commentReference w:id="12"/>
      </w:r>
    </w:p>
    <w:p w14:paraId="2A94EC0A" w14:textId="3657D185" w:rsidR="006F7310" w:rsidRPr="00327E8C" w:rsidRDefault="4ED552BD" w:rsidP="006F7310">
      <w:pPr>
        <w:jc w:val="both"/>
        <w:rPr>
          <w:lang w:val="en-US"/>
        </w:rPr>
      </w:pPr>
      <w:r w:rsidRPr="684E269A">
        <w:rPr>
          <w:lang w:val="en-US"/>
        </w:rPr>
        <w:t xml:space="preserve">When </w:t>
      </w:r>
      <w:r w:rsidR="00CF1A61">
        <w:rPr>
          <w:lang w:val="en-US"/>
        </w:rPr>
        <w:t xml:space="preserve">an </w:t>
      </w:r>
      <w:r w:rsidRPr="684E269A">
        <w:rPr>
          <w:lang w:val="en-US"/>
        </w:rPr>
        <w:t>air</w:t>
      </w:r>
      <w:del w:id="13" w:author="Anais Bobst" w:date="2020-06-11T16:36:00Z">
        <w:r w:rsidR="006F7310" w:rsidRPr="684E269A" w:rsidDel="4ED552BD">
          <w:rPr>
            <w:lang w:val="en-US"/>
          </w:rPr>
          <w:delText xml:space="preserve"> </w:delText>
        </w:r>
      </w:del>
      <w:r w:rsidRPr="684E269A">
        <w:rPr>
          <w:lang w:val="en-US"/>
        </w:rPr>
        <w:t>fare</w:t>
      </w:r>
      <w:r w:rsidR="00CF1A61">
        <w:rPr>
          <w:lang w:val="en-US"/>
        </w:rPr>
        <w:t xml:space="preserve"> is</w:t>
      </w:r>
      <w:r w:rsidRPr="684E269A">
        <w:rPr>
          <w:lang w:val="en-US"/>
        </w:rPr>
        <w:t xml:space="preserve"> considerably cheaper through the airline’s website, the </w:t>
      </w:r>
      <w:r w:rsidR="0074661B">
        <w:rPr>
          <w:lang w:val="en-US"/>
        </w:rPr>
        <w:t>logistics coordinator</w:t>
      </w:r>
      <w:r w:rsidRPr="684E269A">
        <w:rPr>
          <w:lang w:val="en-US"/>
        </w:rPr>
        <w:t xml:space="preserve"> can pro</w:t>
      </w:r>
      <w:r w:rsidR="1219DEAF" w:rsidRPr="684E269A">
        <w:rPr>
          <w:lang w:val="en-US"/>
        </w:rPr>
        <w:t xml:space="preserve">ceed </w:t>
      </w:r>
      <w:r w:rsidR="5819EB69" w:rsidRPr="684E269A">
        <w:rPr>
          <w:lang w:val="en-US"/>
        </w:rPr>
        <w:t xml:space="preserve">directly </w:t>
      </w:r>
      <w:r w:rsidR="1219DEAF" w:rsidRPr="684E269A">
        <w:rPr>
          <w:lang w:val="en-US"/>
        </w:rPr>
        <w:t>with the booking online (</w:t>
      </w:r>
      <w:r w:rsidR="5B360442" w:rsidRPr="684E269A">
        <w:rPr>
          <w:lang w:val="en-US"/>
        </w:rPr>
        <w:t>i.e.</w:t>
      </w:r>
      <w:r w:rsidRPr="684E269A">
        <w:rPr>
          <w:lang w:val="en-US"/>
        </w:rPr>
        <w:t xml:space="preserve"> Swiss, KLM, Norwegian, SAS)</w:t>
      </w:r>
      <w:r w:rsidR="00CF1A61">
        <w:rPr>
          <w:lang w:val="en-US"/>
        </w:rPr>
        <w:t xml:space="preserve"> and pay with his/her professional credit card</w:t>
      </w:r>
      <w:r w:rsidRPr="684E269A">
        <w:rPr>
          <w:lang w:val="en-US"/>
        </w:rPr>
        <w:t>.</w:t>
      </w:r>
    </w:p>
    <w:p w14:paraId="7FC74D49" w14:textId="199254FE" w:rsidR="45CE6CE8" w:rsidRDefault="45CE6CE8" w:rsidP="5B9E2421">
      <w:pPr>
        <w:jc w:val="both"/>
        <w:rPr>
          <w:lang w:val="en-US"/>
        </w:rPr>
      </w:pPr>
      <w:del w:id="14" w:author="Céline Fasana" w:date="2020-06-23T12:28:00Z">
        <w:r w:rsidRPr="2366F03B" w:rsidDel="45CE6CE8">
          <w:rPr>
            <w:lang w:val="en-US"/>
          </w:rPr>
          <w:delText>Easyjet...</w:delText>
        </w:r>
      </w:del>
    </w:p>
    <w:p w14:paraId="0F50BB7F" w14:textId="114344F2" w:rsidR="009144B2" w:rsidRPr="00327E8C" w:rsidRDefault="00EF1472" w:rsidP="684E269A">
      <w:pPr>
        <w:pStyle w:val="Paragraphedeliste"/>
        <w:numPr>
          <w:ilvl w:val="0"/>
          <w:numId w:val="41"/>
        </w:numPr>
        <w:jc w:val="both"/>
        <w:rPr>
          <w:rFonts w:asciiTheme="majorHAnsi" w:eastAsiaTheme="majorEastAsia" w:hAnsiTheme="majorHAnsi" w:cstheme="majorBidi"/>
          <w:b/>
          <w:bCs/>
          <w:i/>
          <w:iCs/>
          <w:u w:val="single"/>
          <w:lang w:val="en-US"/>
        </w:rPr>
      </w:pPr>
      <w:r>
        <w:rPr>
          <w:rFonts w:asciiTheme="majorHAnsi" w:eastAsiaTheme="majorEastAsia" w:hAnsiTheme="majorHAnsi" w:cstheme="majorBidi"/>
          <w:b/>
          <w:bCs/>
          <w:i/>
          <w:iCs/>
          <w:u w:val="single"/>
          <w:lang w:val="en-US"/>
        </w:rPr>
        <w:t>Flight booking procedure:</w:t>
      </w:r>
    </w:p>
    <w:p w14:paraId="61CF5D4A" w14:textId="2E97583C" w:rsidR="00930ED8" w:rsidRPr="00327E8C" w:rsidRDefault="37BB6211" w:rsidP="59F224CC">
      <w:pPr>
        <w:jc w:val="both"/>
        <w:rPr>
          <w:rFonts w:asciiTheme="majorHAnsi" w:eastAsiaTheme="majorEastAsia" w:hAnsiTheme="majorHAnsi" w:cstheme="majorBidi"/>
        </w:rPr>
      </w:pPr>
      <w:r w:rsidRPr="59F224CC">
        <w:rPr>
          <w:rFonts w:asciiTheme="majorHAnsi" w:eastAsiaTheme="majorEastAsia" w:hAnsiTheme="majorHAnsi" w:cstheme="majorBidi"/>
        </w:rPr>
        <w:t>Find below the d</w:t>
      </w:r>
      <w:r w:rsidR="300BFA08" w:rsidRPr="59F224CC">
        <w:rPr>
          <w:rFonts w:asciiTheme="majorHAnsi" w:eastAsiaTheme="majorEastAsia" w:hAnsiTheme="majorHAnsi" w:cstheme="majorBidi"/>
        </w:rPr>
        <w:t>etailed steps for flight booking through partners (</w:t>
      </w:r>
      <w:r w:rsidR="04C961AC" w:rsidRPr="59F224CC">
        <w:rPr>
          <w:rFonts w:asciiTheme="majorHAnsi" w:eastAsiaTheme="majorEastAsia" w:hAnsiTheme="majorHAnsi" w:cstheme="majorBidi"/>
        </w:rPr>
        <w:t>i.e.</w:t>
      </w:r>
      <w:r w:rsidR="00B11C48" w:rsidRPr="59F224CC">
        <w:rPr>
          <w:rFonts w:asciiTheme="majorHAnsi" w:eastAsiaTheme="majorEastAsia" w:hAnsiTheme="majorHAnsi" w:cstheme="majorBidi"/>
        </w:rPr>
        <w:t xml:space="preserve"> </w:t>
      </w:r>
      <w:r w:rsidR="00343F0A" w:rsidRPr="59F224CC">
        <w:rPr>
          <w:rFonts w:asciiTheme="majorHAnsi" w:eastAsiaTheme="majorEastAsia" w:hAnsiTheme="majorHAnsi" w:cstheme="majorBidi"/>
        </w:rPr>
        <w:t>NGO Travels</w:t>
      </w:r>
      <w:r w:rsidR="00027153" w:rsidRPr="59F224CC">
        <w:rPr>
          <w:rFonts w:asciiTheme="majorHAnsi" w:eastAsiaTheme="majorEastAsia" w:hAnsiTheme="majorHAnsi" w:cstheme="majorBidi"/>
        </w:rPr>
        <w:t>)</w:t>
      </w:r>
      <w:r w:rsidR="300BFA08" w:rsidRPr="59F224CC">
        <w:rPr>
          <w:rFonts w:asciiTheme="majorHAnsi" w:eastAsiaTheme="majorEastAsia" w:hAnsiTheme="majorHAnsi" w:cstheme="majorBidi"/>
        </w:rPr>
        <w:t>:</w:t>
      </w:r>
    </w:p>
    <w:p w14:paraId="6B3ACDCD" w14:textId="772C8A84" w:rsidR="00930ED8" w:rsidRPr="00327E8C" w:rsidRDefault="05F90E19" w:rsidP="684E269A">
      <w:pPr>
        <w:pStyle w:val="Paragraphedeliste"/>
        <w:numPr>
          <w:ilvl w:val="0"/>
          <w:numId w:val="25"/>
        </w:numPr>
        <w:jc w:val="both"/>
        <w:rPr>
          <w:rFonts w:asciiTheme="majorHAnsi" w:eastAsiaTheme="majorEastAsia" w:hAnsiTheme="majorHAnsi" w:cstheme="majorBidi"/>
          <w:lang w:val="en-US"/>
        </w:rPr>
      </w:pPr>
      <w:r w:rsidRPr="684E269A">
        <w:rPr>
          <w:rFonts w:asciiTheme="majorHAnsi" w:eastAsiaTheme="majorEastAsia" w:hAnsiTheme="majorHAnsi" w:cstheme="majorBidi"/>
          <w:lang w:val="en-US"/>
        </w:rPr>
        <w:t>Receive the request together with the TA</w:t>
      </w:r>
      <w:r w:rsidR="00CF1A61">
        <w:rPr>
          <w:rFonts w:asciiTheme="majorHAnsi" w:eastAsiaTheme="majorEastAsia" w:hAnsiTheme="majorHAnsi" w:cstheme="majorBidi"/>
          <w:lang w:val="en-US"/>
        </w:rPr>
        <w:t xml:space="preserve"> approved</w:t>
      </w:r>
    </w:p>
    <w:p w14:paraId="49F61D38" w14:textId="679D1BBF" w:rsidR="00930ED8" w:rsidRPr="00327E8C" w:rsidRDefault="00930ED8" w:rsidP="009E7B70">
      <w:pPr>
        <w:pStyle w:val="Paragraphedeliste"/>
        <w:numPr>
          <w:ilvl w:val="0"/>
          <w:numId w:val="25"/>
        </w:numPr>
        <w:jc w:val="both"/>
        <w:rPr>
          <w:rFonts w:asciiTheme="majorHAnsi" w:eastAsiaTheme="majorEastAsia" w:hAnsiTheme="majorHAnsi" w:cstheme="majorBidi"/>
          <w:lang w:val="en-US"/>
        </w:rPr>
      </w:pPr>
      <w:r w:rsidRPr="00327E8C">
        <w:rPr>
          <w:rFonts w:asciiTheme="majorHAnsi" w:eastAsiaTheme="majorEastAsia" w:hAnsiTheme="majorHAnsi" w:cstheme="majorBidi"/>
          <w:lang w:val="en-US"/>
        </w:rPr>
        <w:t>Create the folder under outlook AV LOGISTICS (</w:t>
      </w:r>
      <w:r w:rsidR="002F68F3">
        <w:rPr>
          <w:rFonts w:asciiTheme="majorHAnsi" w:eastAsiaTheme="majorEastAsia" w:hAnsiTheme="majorHAnsi" w:cstheme="majorBidi"/>
          <w:lang w:val="en-US"/>
        </w:rPr>
        <w:t>i.e.</w:t>
      </w:r>
      <w:r w:rsidRPr="00327E8C">
        <w:rPr>
          <w:rFonts w:asciiTheme="majorHAnsi" w:eastAsiaTheme="majorEastAsia" w:hAnsiTheme="majorHAnsi" w:cstheme="majorBidi"/>
          <w:lang w:val="en-US"/>
        </w:rPr>
        <w:t>: RGR01 TUN 15-17.01 LIBY-CHE083)</w:t>
      </w:r>
    </w:p>
    <w:p w14:paraId="01CBCEFB" w14:textId="2B5550E4" w:rsidR="00930ED8" w:rsidRPr="00327E8C" w:rsidRDefault="00930ED8" w:rsidP="243789E5">
      <w:pPr>
        <w:pStyle w:val="Paragraphedeliste"/>
        <w:numPr>
          <w:ilvl w:val="0"/>
          <w:numId w:val="25"/>
        </w:numPr>
        <w:jc w:val="both"/>
        <w:rPr>
          <w:rFonts w:asciiTheme="majorHAnsi" w:eastAsiaTheme="majorEastAsia" w:hAnsiTheme="majorHAnsi" w:cstheme="majorBidi"/>
          <w:lang w:val="en-US"/>
        </w:rPr>
      </w:pPr>
      <w:r w:rsidRPr="243789E5">
        <w:rPr>
          <w:rFonts w:asciiTheme="majorHAnsi" w:eastAsiaTheme="majorEastAsia" w:hAnsiTheme="majorHAnsi" w:cstheme="majorBidi"/>
          <w:lang w:val="en-US"/>
        </w:rPr>
        <w:t>Ask for</w:t>
      </w:r>
      <w:r w:rsidR="00CF1A61" w:rsidRPr="243789E5">
        <w:rPr>
          <w:rFonts w:asciiTheme="majorHAnsi" w:eastAsiaTheme="majorEastAsia" w:hAnsiTheme="majorHAnsi" w:cstheme="majorBidi"/>
          <w:lang w:val="en-US"/>
        </w:rPr>
        <w:t xml:space="preserve"> different</w:t>
      </w:r>
      <w:r w:rsidRPr="243789E5">
        <w:rPr>
          <w:rFonts w:asciiTheme="majorHAnsi" w:eastAsiaTheme="majorEastAsia" w:hAnsiTheme="majorHAnsi" w:cstheme="majorBidi"/>
          <w:lang w:val="en-US"/>
        </w:rPr>
        <w:t xml:space="preserve"> </w:t>
      </w:r>
      <w:r w:rsidR="00CF1A61" w:rsidRPr="243789E5">
        <w:rPr>
          <w:rFonts w:asciiTheme="majorHAnsi" w:eastAsiaTheme="majorEastAsia" w:hAnsiTheme="majorHAnsi" w:cstheme="majorBidi"/>
          <w:lang w:val="en-US"/>
        </w:rPr>
        <w:t xml:space="preserve">itinerary </w:t>
      </w:r>
      <w:r w:rsidRPr="243789E5">
        <w:rPr>
          <w:rFonts w:asciiTheme="majorHAnsi" w:eastAsiaTheme="majorEastAsia" w:hAnsiTheme="majorHAnsi" w:cstheme="majorBidi"/>
          <w:lang w:val="en-US"/>
        </w:rPr>
        <w:t>options</w:t>
      </w:r>
      <w:r w:rsidR="475A53E3" w:rsidRPr="243789E5">
        <w:rPr>
          <w:rFonts w:asciiTheme="majorHAnsi" w:eastAsiaTheme="majorEastAsia" w:hAnsiTheme="majorHAnsi" w:cstheme="majorBidi"/>
          <w:lang w:val="en-US"/>
        </w:rPr>
        <w:t xml:space="preserve"> and their prices </w:t>
      </w:r>
      <w:r w:rsidRPr="243789E5">
        <w:rPr>
          <w:rFonts w:asciiTheme="majorHAnsi" w:eastAsiaTheme="majorEastAsia" w:hAnsiTheme="majorHAnsi" w:cstheme="majorBidi"/>
          <w:lang w:val="en-US"/>
        </w:rPr>
        <w:t xml:space="preserve">to the </w:t>
      </w:r>
      <w:r w:rsidR="00DE1151" w:rsidRPr="243789E5">
        <w:rPr>
          <w:rFonts w:asciiTheme="majorHAnsi" w:eastAsiaTheme="majorEastAsia" w:hAnsiTheme="majorHAnsi" w:cstheme="majorBidi"/>
          <w:lang w:val="en-US"/>
        </w:rPr>
        <w:t xml:space="preserve">travel </w:t>
      </w:r>
      <w:r w:rsidRPr="243789E5">
        <w:rPr>
          <w:rFonts w:asciiTheme="majorHAnsi" w:eastAsiaTheme="majorEastAsia" w:hAnsiTheme="majorHAnsi" w:cstheme="majorBidi"/>
          <w:lang w:val="en-US"/>
        </w:rPr>
        <w:t>agency</w:t>
      </w:r>
    </w:p>
    <w:p w14:paraId="02D01A4D" w14:textId="153BE3E5" w:rsidR="00930ED8" w:rsidRPr="00327E8C" w:rsidRDefault="00930ED8" w:rsidP="243789E5">
      <w:pPr>
        <w:pStyle w:val="Paragraphedeliste"/>
        <w:numPr>
          <w:ilvl w:val="0"/>
          <w:numId w:val="25"/>
        </w:numPr>
        <w:jc w:val="both"/>
        <w:rPr>
          <w:rFonts w:asciiTheme="majorHAnsi" w:eastAsiaTheme="majorEastAsia" w:hAnsiTheme="majorHAnsi" w:cstheme="majorBidi"/>
          <w:lang w:val="en-US"/>
        </w:rPr>
      </w:pPr>
      <w:r w:rsidRPr="243789E5">
        <w:rPr>
          <w:rFonts w:asciiTheme="majorHAnsi" w:eastAsiaTheme="majorEastAsia" w:hAnsiTheme="majorHAnsi" w:cstheme="majorBidi"/>
          <w:lang w:val="en-US"/>
        </w:rPr>
        <w:t>S</w:t>
      </w:r>
      <w:r w:rsidR="00CF1A61" w:rsidRPr="243789E5">
        <w:rPr>
          <w:rFonts w:asciiTheme="majorHAnsi" w:eastAsiaTheme="majorEastAsia" w:hAnsiTheme="majorHAnsi" w:cstheme="majorBidi"/>
          <w:lang w:val="en-US"/>
        </w:rPr>
        <w:t xml:space="preserve">elect the most cost effective/direct </w:t>
      </w:r>
      <w:r w:rsidRPr="243789E5">
        <w:rPr>
          <w:rFonts w:asciiTheme="majorHAnsi" w:eastAsiaTheme="majorEastAsia" w:hAnsiTheme="majorHAnsi" w:cstheme="majorBidi"/>
          <w:lang w:val="en-US"/>
        </w:rPr>
        <w:t>options</w:t>
      </w:r>
      <w:r w:rsidR="00CF1A61" w:rsidRPr="243789E5">
        <w:rPr>
          <w:rFonts w:asciiTheme="majorHAnsi" w:eastAsiaTheme="majorEastAsia" w:hAnsiTheme="majorHAnsi" w:cstheme="majorBidi"/>
          <w:lang w:val="en-US"/>
        </w:rPr>
        <w:t xml:space="preserve"> and send</w:t>
      </w:r>
      <w:r w:rsidRPr="243789E5">
        <w:rPr>
          <w:rFonts w:asciiTheme="majorHAnsi" w:eastAsiaTheme="majorEastAsia" w:hAnsiTheme="majorHAnsi" w:cstheme="majorBidi"/>
          <w:lang w:val="en-US"/>
        </w:rPr>
        <w:t xml:space="preserve"> to the </w:t>
      </w:r>
      <w:r w:rsidR="002F68F3" w:rsidRPr="243789E5">
        <w:rPr>
          <w:rFonts w:asciiTheme="majorHAnsi" w:eastAsiaTheme="majorEastAsia" w:hAnsiTheme="majorHAnsi" w:cstheme="majorBidi"/>
          <w:lang w:val="en-US"/>
        </w:rPr>
        <w:t>traveler</w:t>
      </w:r>
      <w:r w:rsidR="2C206214" w:rsidRPr="243789E5">
        <w:rPr>
          <w:rFonts w:asciiTheme="majorHAnsi" w:eastAsiaTheme="majorEastAsia" w:hAnsiTheme="majorHAnsi" w:cstheme="majorBidi"/>
          <w:lang w:val="en-US"/>
        </w:rPr>
        <w:t xml:space="preserve"> for him/her to choose</w:t>
      </w:r>
    </w:p>
    <w:p w14:paraId="048DA869" w14:textId="57E5EE7F" w:rsidR="00930ED8" w:rsidRPr="00327E8C" w:rsidRDefault="00930ED8" w:rsidP="009E7B70">
      <w:pPr>
        <w:pStyle w:val="Paragraphedeliste"/>
        <w:numPr>
          <w:ilvl w:val="0"/>
          <w:numId w:val="25"/>
        </w:numPr>
        <w:jc w:val="both"/>
        <w:rPr>
          <w:rFonts w:asciiTheme="majorHAnsi" w:eastAsiaTheme="majorEastAsia" w:hAnsiTheme="majorHAnsi" w:cstheme="majorBidi"/>
          <w:lang w:val="en-US"/>
        </w:rPr>
      </w:pPr>
      <w:r w:rsidRPr="00327E8C">
        <w:rPr>
          <w:rFonts w:asciiTheme="majorHAnsi" w:eastAsiaTheme="majorEastAsia" w:hAnsiTheme="majorHAnsi" w:cstheme="majorBidi"/>
          <w:lang w:val="en-US"/>
        </w:rPr>
        <w:t>Request the pre-booking</w:t>
      </w:r>
      <w:r w:rsidR="00DE1151">
        <w:rPr>
          <w:rFonts w:asciiTheme="majorHAnsi" w:eastAsiaTheme="majorEastAsia" w:hAnsiTheme="majorHAnsi" w:cstheme="majorBidi"/>
          <w:lang w:val="en-US"/>
        </w:rPr>
        <w:t xml:space="preserve"> to the travel agency</w:t>
      </w:r>
    </w:p>
    <w:p w14:paraId="4982839B" w14:textId="27BE2EE2" w:rsidR="00930ED8" w:rsidRPr="00327E8C" w:rsidRDefault="00930ED8" w:rsidP="243789E5">
      <w:pPr>
        <w:pStyle w:val="Paragraphedeliste"/>
        <w:numPr>
          <w:ilvl w:val="0"/>
          <w:numId w:val="25"/>
        </w:numPr>
        <w:jc w:val="both"/>
        <w:rPr>
          <w:rFonts w:asciiTheme="majorHAnsi" w:eastAsiaTheme="majorEastAsia" w:hAnsiTheme="majorHAnsi" w:cstheme="majorBidi"/>
          <w:lang w:val="en-US"/>
        </w:rPr>
      </w:pPr>
      <w:r w:rsidRPr="243789E5">
        <w:rPr>
          <w:rFonts w:asciiTheme="majorHAnsi" w:eastAsiaTheme="majorEastAsia" w:hAnsiTheme="majorHAnsi" w:cstheme="majorBidi"/>
          <w:lang w:val="en-US"/>
        </w:rPr>
        <w:t xml:space="preserve">Send the pre-booking to the </w:t>
      </w:r>
      <w:r w:rsidR="002F68F3" w:rsidRPr="243789E5">
        <w:rPr>
          <w:rFonts w:asciiTheme="majorHAnsi" w:eastAsiaTheme="majorEastAsia" w:hAnsiTheme="majorHAnsi" w:cstheme="majorBidi"/>
          <w:lang w:val="en-US"/>
        </w:rPr>
        <w:t>traveler</w:t>
      </w:r>
      <w:r w:rsidRPr="243789E5">
        <w:rPr>
          <w:rFonts w:asciiTheme="majorHAnsi" w:eastAsiaTheme="majorEastAsia" w:hAnsiTheme="majorHAnsi" w:cstheme="majorBidi"/>
          <w:lang w:val="en-US"/>
        </w:rPr>
        <w:t xml:space="preserve"> and request a final confirmation</w:t>
      </w:r>
      <w:r w:rsidR="27E60FBF" w:rsidRPr="243789E5">
        <w:rPr>
          <w:rFonts w:asciiTheme="majorHAnsi" w:eastAsiaTheme="majorEastAsia" w:hAnsiTheme="majorHAnsi" w:cstheme="majorBidi"/>
          <w:lang w:val="en-US"/>
        </w:rPr>
        <w:t xml:space="preserve"> before issuing the ticket</w:t>
      </w:r>
      <w:r w:rsidRPr="243789E5">
        <w:rPr>
          <w:rFonts w:asciiTheme="majorHAnsi" w:eastAsiaTheme="majorEastAsia" w:hAnsiTheme="majorHAnsi" w:cstheme="majorBidi"/>
          <w:lang w:val="en-US"/>
        </w:rPr>
        <w:t xml:space="preserve"> </w:t>
      </w:r>
    </w:p>
    <w:p w14:paraId="6630AB98" w14:textId="66041924" w:rsidR="00DC07AB" w:rsidRDefault="5819EB69" w:rsidP="684E269A">
      <w:pPr>
        <w:pStyle w:val="Paragraphedeliste"/>
        <w:numPr>
          <w:ilvl w:val="0"/>
          <w:numId w:val="25"/>
        </w:numPr>
        <w:jc w:val="both"/>
        <w:rPr>
          <w:rFonts w:asciiTheme="majorHAnsi" w:eastAsiaTheme="majorEastAsia" w:hAnsiTheme="majorHAnsi" w:cstheme="majorBidi"/>
          <w:lang w:val="en-US"/>
        </w:rPr>
      </w:pPr>
      <w:r w:rsidRPr="684E269A">
        <w:rPr>
          <w:rFonts w:asciiTheme="majorHAnsi" w:eastAsiaTheme="majorEastAsia" w:hAnsiTheme="majorHAnsi" w:cstheme="majorBidi"/>
          <w:lang w:val="en-US"/>
        </w:rPr>
        <w:t>Ask the travel agency to i</w:t>
      </w:r>
      <w:r w:rsidR="05F90E19" w:rsidRPr="684E269A">
        <w:rPr>
          <w:rFonts w:asciiTheme="majorHAnsi" w:eastAsiaTheme="majorEastAsia" w:hAnsiTheme="majorHAnsi" w:cstheme="majorBidi"/>
          <w:lang w:val="en-US"/>
        </w:rPr>
        <w:t>ssue the ticket</w:t>
      </w:r>
      <w:r w:rsidR="00DC07AB">
        <w:rPr>
          <w:rFonts w:asciiTheme="majorHAnsi" w:eastAsiaTheme="majorEastAsia" w:hAnsiTheme="majorHAnsi" w:cstheme="majorBidi"/>
          <w:lang w:val="en-US"/>
        </w:rPr>
        <w:t>, the logistics coordinator provides the TA number and all the relevant financial codes as follow:</w:t>
      </w:r>
    </w:p>
    <w:p w14:paraId="586AA550" w14:textId="77777777" w:rsidR="00DC07AB" w:rsidRDefault="00DC07AB" w:rsidP="00DC07AB">
      <w:pPr>
        <w:pStyle w:val="Paragraphedeliste"/>
        <w:numPr>
          <w:ilvl w:val="1"/>
          <w:numId w:val="25"/>
        </w:numPr>
        <w:jc w:val="both"/>
        <w:rPr>
          <w:rFonts w:asciiTheme="majorHAnsi" w:eastAsiaTheme="majorEastAsia" w:hAnsiTheme="majorHAnsi" w:cstheme="majorBidi"/>
          <w:lang w:val="en-US"/>
        </w:rPr>
      </w:pPr>
      <w:r>
        <w:rPr>
          <w:rFonts w:asciiTheme="majorHAnsi" w:eastAsiaTheme="majorEastAsia" w:hAnsiTheme="majorHAnsi" w:cstheme="majorBidi"/>
          <w:lang w:val="en-US"/>
        </w:rPr>
        <w:t>TA number</w:t>
      </w:r>
    </w:p>
    <w:p w14:paraId="30DF80D2" w14:textId="77777777" w:rsidR="00DC07AB" w:rsidRDefault="00DC07AB" w:rsidP="00DC07AB">
      <w:pPr>
        <w:pStyle w:val="Paragraphedeliste"/>
        <w:numPr>
          <w:ilvl w:val="1"/>
          <w:numId w:val="25"/>
        </w:numPr>
        <w:jc w:val="both"/>
        <w:rPr>
          <w:rFonts w:asciiTheme="majorHAnsi" w:eastAsiaTheme="majorEastAsia" w:hAnsiTheme="majorHAnsi" w:cstheme="majorBidi"/>
          <w:lang w:val="en-US"/>
        </w:rPr>
      </w:pPr>
      <w:r>
        <w:rPr>
          <w:rFonts w:asciiTheme="majorHAnsi" w:eastAsiaTheme="majorEastAsia" w:hAnsiTheme="majorHAnsi" w:cstheme="majorBidi"/>
          <w:lang w:val="en-US"/>
        </w:rPr>
        <w:t>Project code</w:t>
      </w:r>
    </w:p>
    <w:p w14:paraId="689C9727" w14:textId="77777777" w:rsidR="00DC07AB" w:rsidRDefault="00DC07AB" w:rsidP="00DC07AB">
      <w:pPr>
        <w:pStyle w:val="Paragraphedeliste"/>
        <w:numPr>
          <w:ilvl w:val="1"/>
          <w:numId w:val="25"/>
        </w:numPr>
        <w:jc w:val="both"/>
        <w:rPr>
          <w:rFonts w:asciiTheme="majorHAnsi" w:eastAsiaTheme="majorEastAsia" w:hAnsiTheme="majorHAnsi" w:cstheme="majorBidi"/>
          <w:lang w:val="en-US"/>
        </w:rPr>
      </w:pPr>
      <w:r>
        <w:rPr>
          <w:rFonts w:asciiTheme="majorHAnsi" w:eastAsiaTheme="majorEastAsia" w:hAnsiTheme="majorHAnsi" w:cstheme="majorBidi"/>
          <w:lang w:val="en-US"/>
        </w:rPr>
        <w:t>Fund code</w:t>
      </w:r>
    </w:p>
    <w:p w14:paraId="71900798" w14:textId="77777777" w:rsidR="00DC07AB" w:rsidRDefault="00DC07AB" w:rsidP="00DC07AB">
      <w:pPr>
        <w:pStyle w:val="Paragraphedeliste"/>
        <w:numPr>
          <w:ilvl w:val="1"/>
          <w:numId w:val="25"/>
        </w:numPr>
        <w:jc w:val="both"/>
        <w:rPr>
          <w:rFonts w:asciiTheme="majorHAnsi" w:eastAsiaTheme="majorEastAsia" w:hAnsiTheme="majorHAnsi" w:cstheme="majorBidi"/>
          <w:lang w:val="en-US"/>
        </w:rPr>
      </w:pPr>
      <w:r>
        <w:rPr>
          <w:rFonts w:asciiTheme="majorHAnsi" w:eastAsiaTheme="majorEastAsia" w:hAnsiTheme="majorHAnsi" w:cstheme="majorBidi"/>
          <w:lang w:val="en-US"/>
        </w:rPr>
        <w:t>Activity code</w:t>
      </w:r>
    </w:p>
    <w:p w14:paraId="2EFF9DC0" w14:textId="4BFEA3E6" w:rsidR="00930ED8" w:rsidRPr="00DC07AB" w:rsidRDefault="00DC07AB" w:rsidP="00DC07AB">
      <w:pPr>
        <w:pStyle w:val="Paragraphedeliste"/>
        <w:numPr>
          <w:ilvl w:val="1"/>
          <w:numId w:val="25"/>
        </w:numPr>
        <w:jc w:val="both"/>
        <w:rPr>
          <w:rFonts w:asciiTheme="majorHAnsi" w:eastAsiaTheme="majorEastAsia" w:hAnsiTheme="majorHAnsi" w:cstheme="majorBidi"/>
          <w:lang w:val="en-US"/>
        </w:rPr>
      </w:pPr>
      <w:r>
        <w:rPr>
          <w:rFonts w:asciiTheme="majorHAnsi" w:eastAsiaTheme="majorEastAsia" w:hAnsiTheme="majorHAnsi" w:cstheme="majorBidi"/>
          <w:lang w:val="en-US"/>
        </w:rPr>
        <w:t>Budget line</w:t>
      </w:r>
    </w:p>
    <w:p w14:paraId="1F53A392" w14:textId="0D41EC82" w:rsidR="00930ED8" w:rsidRPr="00327E8C" w:rsidRDefault="05F90E19" w:rsidP="684E269A">
      <w:pPr>
        <w:pStyle w:val="Paragraphedeliste"/>
        <w:numPr>
          <w:ilvl w:val="0"/>
          <w:numId w:val="25"/>
        </w:numPr>
        <w:jc w:val="both"/>
        <w:rPr>
          <w:rFonts w:asciiTheme="majorHAnsi" w:eastAsiaTheme="majorEastAsia" w:hAnsiTheme="majorHAnsi" w:cstheme="majorBidi"/>
          <w:lang w:val="en-US"/>
        </w:rPr>
      </w:pPr>
      <w:r w:rsidRPr="684E269A">
        <w:rPr>
          <w:rFonts w:asciiTheme="majorHAnsi" w:eastAsiaTheme="majorEastAsia" w:hAnsiTheme="majorHAnsi" w:cstheme="majorBidi"/>
          <w:lang w:val="en-US"/>
        </w:rPr>
        <w:t xml:space="preserve">Send the ticket to the </w:t>
      </w:r>
      <w:r w:rsidR="5B360442" w:rsidRPr="684E269A">
        <w:rPr>
          <w:rFonts w:asciiTheme="majorHAnsi" w:eastAsiaTheme="majorEastAsia" w:hAnsiTheme="majorHAnsi" w:cstheme="majorBidi"/>
          <w:lang w:val="en-US"/>
        </w:rPr>
        <w:t>traveler</w:t>
      </w:r>
      <w:r w:rsidRPr="684E269A">
        <w:rPr>
          <w:rFonts w:asciiTheme="majorHAnsi" w:eastAsiaTheme="majorEastAsia" w:hAnsiTheme="majorHAnsi" w:cstheme="majorBidi"/>
          <w:lang w:val="en-US"/>
        </w:rPr>
        <w:t xml:space="preserve"> (</w:t>
      </w:r>
      <w:r w:rsidR="5819EB69" w:rsidRPr="684E269A">
        <w:rPr>
          <w:rFonts w:asciiTheme="majorHAnsi" w:eastAsiaTheme="majorEastAsia" w:hAnsiTheme="majorHAnsi" w:cstheme="majorBidi"/>
          <w:lang w:val="en-US"/>
        </w:rPr>
        <w:t xml:space="preserve">Structure of the email </w:t>
      </w:r>
      <w:r w:rsidRPr="684E269A">
        <w:rPr>
          <w:rFonts w:asciiTheme="majorHAnsi" w:eastAsiaTheme="majorEastAsia" w:hAnsiTheme="majorHAnsi" w:cstheme="majorBidi"/>
          <w:lang w:val="en-US"/>
        </w:rPr>
        <w:t xml:space="preserve">subject should, </w:t>
      </w:r>
      <w:r w:rsidR="5B360442" w:rsidRPr="684E269A">
        <w:rPr>
          <w:rFonts w:asciiTheme="majorHAnsi" w:eastAsiaTheme="majorEastAsia" w:hAnsiTheme="majorHAnsi" w:cstheme="majorBidi"/>
          <w:lang w:val="en-US"/>
        </w:rPr>
        <w:t>i.e.</w:t>
      </w:r>
      <w:r w:rsidRPr="684E269A">
        <w:rPr>
          <w:rFonts w:asciiTheme="majorHAnsi" w:eastAsiaTheme="majorEastAsia" w:hAnsiTheme="majorHAnsi" w:cstheme="majorBidi"/>
          <w:lang w:val="en-US"/>
        </w:rPr>
        <w:t xml:space="preserve">: RGR01/LIBY-EUN30: trip to Tunis 15-17.01). If it’s an NGO rate, please remind the </w:t>
      </w:r>
      <w:r w:rsidR="5B360442" w:rsidRPr="684E269A">
        <w:rPr>
          <w:rFonts w:asciiTheme="majorHAnsi" w:eastAsiaTheme="majorEastAsia" w:hAnsiTheme="majorHAnsi" w:cstheme="majorBidi"/>
          <w:lang w:val="en-US"/>
        </w:rPr>
        <w:t>traveler</w:t>
      </w:r>
      <w:r w:rsidRPr="684E269A">
        <w:rPr>
          <w:rFonts w:asciiTheme="majorHAnsi" w:eastAsiaTheme="majorEastAsia" w:hAnsiTheme="majorHAnsi" w:cstheme="majorBidi"/>
          <w:lang w:val="en-US"/>
        </w:rPr>
        <w:t xml:space="preserve"> to take his/her attestation. If the</w:t>
      </w:r>
      <w:r w:rsidR="00F35A16">
        <w:rPr>
          <w:rFonts w:asciiTheme="majorHAnsi" w:eastAsiaTheme="majorEastAsia" w:hAnsiTheme="majorHAnsi" w:cstheme="majorBidi"/>
          <w:lang w:val="en-US"/>
        </w:rPr>
        <w:t xml:space="preserve"> NGO</w:t>
      </w:r>
      <w:r w:rsidRPr="684E269A">
        <w:rPr>
          <w:rFonts w:asciiTheme="majorHAnsi" w:eastAsiaTheme="majorEastAsia" w:hAnsiTheme="majorHAnsi" w:cstheme="majorBidi"/>
          <w:lang w:val="en-US"/>
        </w:rPr>
        <w:t xml:space="preserve"> attestation </w:t>
      </w:r>
      <w:r w:rsidR="00F35A16">
        <w:rPr>
          <w:rFonts w:asciiTheme="majorHAnsi" w:eastAsiaTheme="majorEastAsia" w:hAnsiTheme="majorHAnsi" w:cstheme="majorBidi"/>
          <w:lang w:val="en-US"/>
        </w:rPr>
        <w:t>(</w:t>
      </w:r>
      <w:r w:rsidR="00F35A16" w:rsidRPr="00F40001">
        <w:rPr>
          <w:rFonts w:asciiTheme="majorHAnsi" w:eastAsiaTheme="majorEastAsia" w:hAnsiTheme="majorHAnsi" w:cstheme="majorBidi"/>
          <w:lang w:val="en-US"/>
        </w:rPr>
        <w:t xml:space="preserve">refer to chapter </w:t>
      </w:r>
      <w:r w:rsidR="00DC07AB">
        <w:rPr>
          <w:rFonts w:asciiTheme="majorHAnsi" w:eastAsiaTheme="majorEastAsia" w:hAnsiTheme="majorHAnsi" w:cstheme="majorBidi"/>
          <w:lang w:val="en-US"/>
        </w:rPr>
        <w:t>1.3.3)</w:t>
      </w:r>
      <w:r w:rsidR="00F35A16">
        <w:rPr>
          <w:rFonts w:asciiTheme="majorHAnsi" w:eastAsiaTheme="majorEastAsia" w:hAnsiTheme="majorHAnsi" w:cstheme="majorBidi"/>
          <w:lang w:val="en-US"/>
        </w:rPr>
        <w:t xml:space="preserve"> </w:t>
      </w:r>
      <w:r w:rsidRPr="684E269A">
        <w:rPr>
          <w:rFonts w:asciiTheme="majorHAnsi" w:eastAsiaTheme="majorEastAsia" w:hAnsiTheme="majorHAnsi" w:cstheme="majorBidi"/>
          <w:lang w:val="en-US"/>
        </w:rPr>
        <w:t>was not shared before, a copy should be sent together with the ticket.</w:t>
      </w:r>
    </w:p>
    <w:p w14:paraId="66B6E331" w14:textId="00912CBE" w:rsidR="00930ED8" w:rsidRPr="00327E8C" w:rsidRDefault="05F90E19" w:rsidP="684E269A">
      <w:pPr>
        <w:pStyle w:val="Paragraphedeliste"/>
        <w:numPr>
          <w:ilvl w:val="0"/>
          <w:numId w:val="25"/>
        </w:numPr>
        <w:jc w:val="both"/>
        <w:rPr>
          <w:rFonts w:asciiTheme="majorHAnsi" w:eastAsiaTheme="majorEastAsia" w:hAnsiTheme="majorHAnsi" w:cstheme="majorBidi"/>
          <w:lang w:val="en-US"/>
        </w:rPr>
      </w:pPr>
      <w:r w:rsidRPr="684E269A">
        <w:rPr>
          <w:rFonts w:asciiTheme="majorHAnsi" w:eastAsiaTheme="majorEastAsia" w:hAnsiTheme="majorHAnsi" w:cstheme="majorBidi"/>
          <w:lang w:val="en-US"/>
        </w:rPr>
        <w:t>Update the travel record</w:t>
      </w:r>
      <w:r w:rsidR="00F35A16">
        <w:rPr>
          <w:rFonts w:asciiTheme="majorHAnsi" w:eastAsiaTheme="majorEastAsia" w:hAnsiTheme="majorHAnsi" w:cstheme="majorBidi"/>
          <w:lang w:val="en-US"/>
        </w:rPr>
        <w:t xml:space="preserve"> (</w:t>
      </w:r>
      <w:r w:rsidR="00F35A16" w:rsidRPr="00F40001">
        <w:rPr>
          <w:rFonts w:asciiTheme="majorHAnsi" w:eastAsiaTheme="majorEastAsia" w:hAnsiTheme="majorHAnsi" w:cstheme="majorBidi"/>
          <w:lang w:val="en-US"/>
        </w:rPr>
        <w:t xml:space="preserve">refer to chapter </w:t>
      </w:r>
      <w:r w:rsidR="00DC07AB">
        <w:rPr>
          <w:rFonts w:asciiTheme="majorHAnsi" w:eastAsiaTheme="majorEastAsia" w:hAnsiTheme="majorHAnsi" w:cstheme="majorBidi"/>
          <w:lang w:val="en-US"/>
        </w:rPr>
        <w:t>2.1.3</w:t>
      </w:r>
      <w:r w:rsidR="00F35A16">
        <w:rPr>
          <w:rFonts w:asciiTheme="majorHAnsi" w:eastAsiaTheme="majorEastAsia" w:hAnsiTheme="majorHAnsi" w:cstheme="majorBidi"/>
          <w:lang w:val="en-US"/>
        </w:rPr>
        <w:t>)</w:t>
      </w:r>
    </w:p>
    <w:p w14:paraId="1136AFC3" w14:textId="2CF1ED14" w:rsidR="00930ED8" w:rsidRPr="00327E8C" w:rsidRDefault="006619FA" w:rsidP="009E7B70">
      <w:pPr>
        <w:pStyle w:val="Paragraphedeliste"/>
        <w:numPr>
          <w:ilvl w:val="0"/>
          <w:numId w:val="25"/>
        </w:numPr>
        <w:jc w:val="both"/>
        <w:rPr>
          <w:rFonts w:asciiTheme="majorHAnsi" w:eastAsiaTheme="majorEastAsia" w:hAnsiTheme="majorHAnsi" w:cstheme="majorBidi"/>
          <w:b/>
          <w:bCs/>
          <w:lang w:val="en-US"/>
        </w:rPr>
      </w:pPr>
      <w:r w:rsidRPr="00327E8C">
        <w:rPr>
          <w:rFonts w:asciiTheme="majorHAnsi" w:eastAsiaTheme="majorEastAsia" w:hAnsiTheme="majorHAnsi" w:cstheme="majorBidi"/>
          <w:lang w:val="en-US"/>
        </w:rPr>
        <w:t xml:space="preserve">File all important </w:t>
      </w:r>
      <w:r w:rsidR="00CF1A61">
        <w:rPr>
          <w:rFonts w:asciiTheme="majorHAnsi" w:eastAsiaTheme="majorEastAsia" w:hAnsiTheme="majorHAnsi" w:cstheme="majorBidi"/>
          <w:lang w:val="en-US"/>
        </w:rPr>
        <w:t>communications</w:t>
      </w:r>
      <w:r w:rsidRPr="00327E8C">
        <w:rPr>
          <w:rFonts w:asciiTheme="majorHAnsi" w:eastAsiaTheme="majorEastAsia" w:hAnsiTheme="majorHAnsi" w:cstheme="majorBidi"/>
          <w:lang w:val="en-US"/>
        </w:rPr>
        <w:t xml:space="preserve"> in</w:t>
      </w:r>
      <w:r w:rsidR="00930ED8" w:rsidRPr="00327E8C">
        <w:rPr>
          <w:rFonts w:asciiTheme="majorHAnsi" w:eastAsiaTheme="majorEastAsia" w:hAnsiTheme="majorHAnsi" w:cstheme="majorBidi"/>
          <w:lang w:val="en-US"/>
        </w:rPr>
        <w:t xml:space="preserve"> the </w:t>
      </w:r>
      <w:r w:rsidRPr="00327E8C">
        <w:rPr>
          <w:rFonts w:asciiTheme="majorHAnsi" w:eastAsiaTheme="majorEastAsia" w:hAnsiTheme="majorHAnsi" w:cstheme="majorBidi"/>
          <w:lang w:val="en-US"/>
        </w:rPr>
        <w:t xml:space="preserve">travel </w:t>
      </w:r>
      <w:r w:rsidR="00930ED8" w:rsidRPr="00327E8C">
        <w:rPr>
          <w:rFonts w:asciiTheme="majorHAnsi" w:eastAsiaTheme="majorEastAsia" w:hAnsiTheme="majorHAnsi" w:cstheme="majorBidi"/>
          <w:lang w:val="en-US"/>
        </w:rPr>
        <w:t xml:space="preserve">folder (at least TA, pre-booking, issuance’s confirmation, ticket, final email to </w:t>
      </w:r>
      <w:r w:rsidR="002F68F3" w:rsidRPr="00327E8C">
        <w:rPr>
          <w:rFonts w:asciiTheme="majorHAnsi" w:eastAsiaTheme="majorEastAsia" w:hAnsiTheme="majorHAnsi" w:cstheme="majorBidi"/>
          <w:lang w:val="en-US"/>
        </w:rPr>
        <w:t>traveler</w:t>
      </w:r>
      <w:r w:rsidR="00930ED8" w:rsidRPr="00327E8C">
        <w:rPr>
          <w:rFonts w:asciiTheme="majorHAnsi" w:eastAsiaTheme="majorEastAsia" w:hAnsiTheme="majorHAnsi" w:cstheme="majorBidi"/>
          <w:lang w:val="en-US"/>
        </w:rPr>
        <w:t>)</w:t>
      </w:r>
      <w:r w:rsidR="00DE1151">
        <w:rPr>
          <w:rFonts w:asciiTheme="majorHAnsi" w:eastAsiaTheme="majorEastAsia" w:hAnsiTheme="majorHAnsi" w:cstheme="majorBidi"/>
          <w:lang w:val="en-US"/>
        </w:rPr>
        <w:t xml:space="preserve"> in</w:t>
      </w:r>
      <w:r w:rsidRPr="00327E8C">
        <w:rPr>
          <w:rFonts w:asciiTheme="majorHAnsi" w:eastAsiaTheme="majorEastAsia" w:hAnsiTheme="majorHAnsi" w:cstheme="majorBidi"/>
          <w:lang w:val="en-US"/>
        </w:rPr>
        <w:t xml:space="preserve"> </w:t>
      </w:r>
      <w:r w:rsidRPr="00327E8C">
        <w:rPr>
          <w:rFonts w:asciiTheme="majorHAnsi" w:eastAsiaTheme="majorEastAsia" w:hAnsiTheme="majorHAnsi" w:cstheme="majorBidi"/>
          <w:b/>
          <w:bCs/>
          <w:lang w:val="en-US"/>
        </w:rPr>
        <w:t>Outlook/Public Folders/All Public Folders/AV Logistics/2020/Flights</w:t>
      </w:r>
    </w:p>
    <w:p w14:paraId="0F4B6AC2" w14:textId="74ECAE2F" w:rsidR="00292801" w:rsidRPr="00327E8C" w:rsidRDefault="05F90E19" w:rsidP="006F7310">
      <w:pPr>
        <w:jc w:val="both"/>
        <w:rPr>
          <w:lang w:val="en-US"/>
        </w:rPr>
      </w:pPr>
      <w:r w:rsidRPr="684E269A">
        <w:rPr>
          <w:lang w:val="en-US"/>
        </w:rPr>
        <w:t>Seat reservations, checked luggage and/or priority boarding options can be added to the booking if needed.</w:t>
      </w:r>
      <w:r w:rsidR="00F35A16">
        <w:rPr>
          <w:lang w:val="en-US"/>
        </w:rPr>
        <w:t xml:space="preserve"> Please refer to reimbursement policy.</w:t>
      </w:r>
    </w:p>
    <w:p w14:paraId="60582358" w14:textId="36856822" w:rsidR="5B62E0F0" w:rsidRDefault="4C8E76FB" w:rsidP="5B9E2421">
      <w:pPr>
        <w:jc w:val="both"/>
        <w:rPr>
          <w:color w:val="FF0000"/>
          <w:lang w:val="en-US"/>
        </w:rPr>
      </w:pPr>
      <w:r w:rsidRPr="47D78C97">
        <w:rPr>
          <w:color w:val="FF0000"/>
          <w:lang w:val="en-US"/>
        </w:rPr>
        <w:t xml:space="preserve">If a </w:t>
      </w:r>
      <w:r w:rsidR="00DE1151" w:rsidRPr="47D78C97">
        <w:rPr>
          <w:color w:val="FF0000"/>
          <w:lang w:val="en-US"/>
        </w:rPr>
        <w:t xml:space="preserve">flight </w:t>
      </w:r>
      <w:r w:rsidRPr="47D78C97">
        <w:rPr>
          <w:color w:val="FF0000"/>
          <w:lang w:val="en-US"/>
        </w:rPr>
        <w:t xml:space="preserve">ticket was issued via </w:t>
      </w:r>
      <w:r w:rsidR="00343F0A" w:rsidRPr="47D78C97">
        <w:rPr>
          <w:color w:val="FF0000"/>
          <w:lang w:val="en-US"/>
        </w:rPr>
        <w:t>NGO travels</w:t>
      </w:r>
      <w:r w:rsidR="00DE1151" w:rsidRPr="47D78C97">
        <w:rPr>
          <w:color w:val="FF0000"/>
          <w:lang w:val="en-US"/>
        </w:rPr>
        <w:t xml:space="preserve"> but the ticket is</w:t>
      </w:r>
      <w:r w:rsidR="00F35A16" w:rsidRPr="47D78C97">
        <w:rPr>
          <w:color w:val="FF0000"/>
          <w:lang w:val="en-US"/>
        </w:rPr>
        <w:t xml:space="preserve"> </w:t>
      </w:r>
      <w:r w:rsidRPr="47D78C97">
        <w:rPr>
          <w:color w:val="FF0000"/>
          <w:lang w:val="en-US"/>
        </w:rPr>
        <w:t>no longer needed, it can be voided the same day</w:t>
      </w:r>
      <w:r w:rsidR="00CF1A61" w:rsidRPr="47D78C97">
        <w:rPr>
          <w:color w:val="FF0000"/>
          <w:lang w:val="en-US"/>
        </w:rPr>
        <w:t>,</w:t>
      </w:r>
      <w:r w:rsidRPr="47D78C97">
        <w:rPr>
          <w:color w:val="FF0000"/>
          <w:lang w:val="en-US"/>
        </w:rPr>
        <w:t xml:space="preserve"> without </w:t>
      </w:r>
      <w:r w:rsidR="00CF1A61" w:rsidRPr="47D78C97">
        <w:rPr>
          <w:color w:val="FF0000"/>
          <w:lang w:val="en-US"/>
        </w:rPr>
        <w:t xml:space="preserve">being </w:t>
      </w:r>
      <w:r w:rsidRPr="47D78C97">
        <w:rPr>
          <w:color w:val="FF0000"/>
          <w:lang w:val="en-US"/>
        </w:rPr>
        <w:t>charge</w:t>
      </w:r>
      <w:r w:rsidR="00CF1A61" w:rsidRPr="47D78C97">
        <w:rPr>
          <w:color w:val="FF0000"/>
          <w:lang w:val="en-US"/>
        </w:rPr>
        <w:t>d,</w:t>
      </w:r>
      <w:ins w:id="15" w:author="Anais Bobst" w:date="2020-06-11T16:42:00Z">
        <w:r w:rsidR="00DE1151" w:rsidRPr="47D78C97">
          <w:rPr>
            <w:color w:val="FF0000"/>
            <w:lang w:val="en-US"/>
          </w:rPr>
          <w:t xml:space="preserve"> </w:t>
        </w:r>
      </w:ins>
      <w:r w:rsidR="00DE1151" w:rsidRPr="47D78C97">
        <w:rPr>
          <w:color w:val="FF0000"/>
          <w:lang w:val="en-US"/>
        </w:rPr>
        <w:t>by contacting the travel agency</w:t>
      </w:r>
      <w:r w:rsidR="6D1117DE" w:rsidRPr="47D78C97">
        <w:rPr>
          <w:color w:val="FF0000"/>
          <w:lang w:val="en-US"/>
        </w:rPr>
        <w:t xml:space="preserve"> or the emergency services if outside business hours</w:t>
      </w:r>
      <w:r w:rsidRPr="47D78C97">
        <w:rPr>
          <w:color w:val="FF0000"/>
          <w:lang w:val="en-US"/>
        </w:rPr>
        <w:t>.</w:t>
      </w:r>
    </w:p>
    <w:p w14:paraId="717DF844" w14:textId="1FDDE052" w:rsidR="00B324F8" w:rsidRPr="00327E8C" w:rsidRDefault="00DE1151" w:rsidP="009E7B70">
      <w:pPr>
        <w:pStyle w:val="Paragraphedeliste"/>
        <w:numPr>
          <w:ilvl w:val="2"/>
          <w:numId w:val="33"/>
        </w:numPr>
        <w:outlineLvl w:val="2"/>
        <w:rPr>
          <w:b/>
          <w:bCs/>
          <w:lang w:val="en-US"/>
        </w:rPr>
      </w:pPr>
      <w:bookmarkStart w:id="16" w:name="_Toc65674248"/>
      <w:r>
        <w:rPr>
          <w:b/>
          <w:bCs/>
          <w:lang w:val="en-US"/>
        </w:rPr>
        <w:t>Booking class</w:t>
      </w:r>
      <w:bookmarkEnd w:id="16"/>
    </w:p>
    <w:p w14:paraId="420FA96A" w14:textId="0C9E29B2" w:rsidR="0D012E14" w:rsidRPr="00327E8C" w:rsidRDefault="5819EB69" w:rsidP="0FA6BEB1">
      <w:pPr>
        <w:jc w:val="both"/>
        <w:rPr>
          <w:lang w:val="en-US"/>
        </w:rPr>
      </w:pPr>
      <w:r w:rsidRPr="684E269A">
        <w:rPr>
          <w:lang w:val="en-US"/>
        </w:rPr>
        <w:t>The booking class for a trip will be dependent on the duration of</w:t>
      </w:r>
      <w:r w:rsidR="3979E83E" w:rsidRPr="684E269A">
        <w:rPr>
          <w:lang w:val="en-US"/>
        </w:rPr>
        <w:t xml:space="preserve"> the overall duration of the trip. </w:t>
      </w:r>
      <w:r w:rsidR="401EF89F" w:rsidRPr="684E269A">
        <w:rPr>
          <w:lang w:val="en-US"/>
        </w:rPr>
        <w:t xml:space="preserve">Travel time </w:t>
      </w:r>
      <w:r w:rsidR="3979E83E" w:rsidRPr="684E269A">
        <w:rPr>
          <w:lang w:val="en-US"/>
        </w:rPr>
        <w:t>equals</w:t>
      </w:r>
      <w:r w:rsidR="401EF89F" w:rsidRPr="684E269A">
        <w:rPr>
          <w:lang w:val="en-US"/>
        </w:rPr>
        <w:t xml:space="preserve"> the total duration between the flight departure time </w:t>
      </w:r>
      <w:r w:rsidR="3979E83E" w:rsidRPr="684E269A">
        <w:rPr>
          <w:lang w:val="en-US"/>
        </w:rPr>
        <w:t xml:space="preserve">at </w:t>
      </w:r>
      <w:r w:rsidR="401EF89F" w:rsidRPr="684E269A">
        <w:rPr>
          <w:lang w:val="en-US"/>
        </w:rPr>
        <w:t xml:space="preserve">the origin city and the landing time at the </w:t>
      </w:r>
      <w:r w:rsidR="3979E83E" w:rsidRPr="684E269A">
        <w:rPr>
          <w:lang w:val="en-US"/>
        </w:rPr>
        <w:t xml:space="preserve">arrival </w:t>
      </w:r>
      <w:r w:rsidR="401EF89F" w:rsidRPr="684E269A">
        <w:rPr>
          <w:lang w:val="en-US"/>
        </w:rPr>
        <w:t>destination. After each night stop</w:t>
      </w:r>
      <w:r w:rsidR="00EF1472">
        <w:rPr>
          <w:lang w:val="en-US"/>
        </w:rPr>
        <w:t xml:space="preserve"> (if 1 night is spent at an airport hotel)</w:t>
      </w:r>
      <w:r w:rsidR="401EF89F" w:rsidRPr="684E269A">
        <w:rPr>
          <w:lang w:val="en-US"/>
        </w:rPr>
        <w:t>, a new calculation begins.</w:t>
      </w:r>
      <w:r w:rsidR="05F90E19" w:rsidRPr="684E269A">
        <w:rPr>
          <w:lang w:val="en-US"/>
        </w:rPr>
        <w:t xml:space="preserve"> </w:t>
      </w:r>
      <w:commentRangeStart w:id="17"/>
      <w:r w:rsidR="401EF89F" w:rsidRPr="684E269A">
        <w:rPr>
          <w:lang w:val="en-US"/>
        </w:rPr>
        <w:t>Budget</w:t>
      </w:r>
      <w:r w:rsidR="37FB4DDA" w:rsidRPr="684E269A">
        <w:rPr>
          <w:lang w:val="en-US"/>
        </w:rPr>
        <w:t xml:space="preserve"> or donor policy</w:t>
      </w:r>
      <w:r w:rsidR="401EF89F" w:rsidRPr="684E269A">
        <w:rPr>
          <w:lang w:val="en-US"/>
        </w:rPr>
        <w:t xml:space="preserve"> permitting</w:t>
      </w:r>
      <w:commentRangeEnd w:id="17"/>
      <w:r w:rsidR="00E55B3B">
        <w:rPr>
          <w:rStyle w:val="Marquedecommentaire"/>
        </w:rPr>
        <w:commentReference w:id="17"/>
      </w:r>
      <w:r w:rsidR="401EF89F" w:rsidRPr="684E269A">
        <w:rPr>
          <w:lang w:val="en-US"/>
        </w:rPr>
        <w:t xml:space="preserve">, </w:t>
      </w:r>
      <w:r w:rsidR="193392D7" w:rsidRPr="684E269A">
        <w:rPr>
          <w:lang w:val="en-US"/>
        </w:rPr>
        <w:t xml:space="preserve">traveler </w:t>
      </w:r>
      <w:r w:rsidR="401EF89F" w:rsidRPr="684E269A">
        <w:rPr>
          <w:lang w:val="en-US"/>
        </w:rPr>
        <w:t>may be offered:</w:t>
      </w:r>
    </w:p>
    <w:p w14:paraId="1A429057" w14:textId="0B2F320F" w:rsidR="0D012E14" w:rsidRPr="00327E8C" w:rsidRDefault="0D012E14" w:rsidP="009E7B70">
      <w:pPr>
        <w:pStyle w:val="Paragraphedeliste"/>
        <w:numPr>
          <w:ilvl w:val="0"/>
          <w:numId w:val="28"/>
        </w:numPr>
        <w:jc w:val="both"/>
        <w:rPr>
          <w:rFonts w:eastAsiaTheme="minorEastAsia"/>
          <w:lang w:val="en-US"/>
        </w:rPr>
      </w:pPr>
      <w:r w:rsidRPr="00327E8C">
        <w:rPr>
          <w:lang w:val="en-US"/>
        </w:rPr>
        <w:t>Economy class bookings for a travel time up to 11 hours</w:t>
      </w:r>
      <w:r w:rsidR="00AC56F2" w:rsidRPr="00327E8C">
        <w:rPr>
          <w:lang w:val="en-US"/>
        </w:rPr>
        <w:t xml:space="preserve"> (including stop-overs);</w:t>
      </w:r>
    </w:p>
    <w:p w14:paraId="013CD6E9" w14:textId="5289F2C8" w:rsidR="0D012E14" w:rsidRPr="00327E8C" w:rsidRDefault="0D012E14" w:rsidP="009E7B70">
      <w:pPr>
        <w:pStyle w:val="Paragraphedeliste"/>
        <w:numPr>
          <w:ilvl w:val="0"/>
          <w:numId w:val="28"/>
        </w:numPr>
        <w:jc w:val="both"/>
        <w:rPr>
          <w:lang w:val="en-US"/>
        </w:rPr>
      </w:pPr>
      <w:r w:rsidRPr="00327E8C">
        <w:rPr>
          <w:lang w:val="en-US"/>
        </w:rPr>
        <w:t>Premium Economy class (if available) for overnight flights over 6 hours (</w:t>
      </w:r>
      <w:r w:rsidR="0090518B" w:rsidRPr="00327E8C">
        <w:rPr>
          <w:lang w:val="en-US"/>
        </w:rPr>
        <w:t>including stop-overs)</w:t>
      </w:r>
      <w:r w:rsidR="004C7253" w:rsidRPr="00327E8C">
        <w:rPr>
          <w:lang w:val="en-US"/>
        </w:rPr>
        <w:t xml:space="preserve"> at a reasonable price</w:t>
      </w:r>
      <w:r w:rsidR="0090518B" w:rsidRPr="00327E8C">
        <w:rPr>
          <w:lang w:val="en-US"/>
        </w:rPr>
        <w:t>. I</w:t>
      </w:r>
      <w:r w:rsidR="004C7253" w:rsidRPr="00327E8C">
        <w:rPr>
          <w:lang w:val="en-US"/>
        </w:rPr>
        <w:t>f</w:t>
      </w:r>
      <w:r w:rsidRPr="00327E8C">
        <w:rPr>
          <w:lang w:val="en-US"/>
        </w:rPr>
        <w:t xml:space="preserve"> not available, economy class applies</w:t>
      </w:r>
      <w:r w:rsidR="007028D8" w:rsidRPr="00327E8C">
        <w:rPr>
          <w:lang w:val="en-US"/>
        </w:rPr>
        <w:t>;</w:t>
      </w:r>
    </w:p>
    <w:p w14:paraId="0A6AAD8A" w14:textId="589C3DE4" w:rsidR="0D012E14" w:rsidRPr="00327E8C" w:rsidRDefault="401EF89F" w:rsidP="009E7B70">
      <w:pPr>
        <w:pStyle w:val="Paragraphedeliste"/>
        <w:numPr>
          <w:ilvl w:val="0"/>
          <w:numId w:val="28"/>
        </w:numPr>
        <w:jc w:val="both"/>
        <w:rPr>
          <w:lang w:val="en-US"/>
        </w:rPr>
      </w:pPr>
      <w:r w:rsidRPr="243789E5">
        <w:rPr>
          <w:lang w:val="en-US"/>
        </w:rPr>
        <w:t xml:space="preserve">Business </w:t>
      </w:r>
      <w:r w:rsidR="00E55B3B" w:rsidRPr="243789E5">
        <w:rPr>
          <w:lang w:val="en-US"/>
        </w:rPr>
        <w:t xml:space="preserve">class can be booked only if </w:t>
      </w:r>
      <w:r w:rsidRPr="243789E5">
        <w:rPr>
          <w:lang w:val="en-US"/>
        </w:rPr>
        <w:t>the direct flight is over 9 hours or if the overall trip exceeds 11 hours</w:t>
      </w:r>
      <w:r w:rsidR="5CABEC5A" w:rsidRPr="243789E5">
        <w:rPr>
          <w:lang w:val="en-US"/>
        </w:rPr>
        <w:t xml:space="preserve"> </w:t>
      </w:r>
      <w:r w:rsidR="278E8D77" w:rsidRPr="243789E5">
        <w:rPr>
          <w:lang w:val="en-US"/>
        </w:rPr>
        <w:t>(including stop-overs).</w:t>
      </w:r>
    </w:p>
    <w:p w14:paraId="2B888328" w14:textId="757816D7" w:rsidR="01C594A8" w:rsidRDefault="01C594A8" w:rsidP="243789E5">
      <w:pPr>
        <w:jc w:val="both"/>
        <w:rPr>
          <w:lang w:val="en-US"/>
        </w:rPr>
      </w:pPr>
      <w:r w:rsidRPr="243789E5">
        <w:rPr>
          <w:lang w:val="en-US"/>
        </w:rPr>
        <w:t>P</w:t>
      </w:r>
      <w:r w:rsidR="4396A87E" w:rsidRPr="243789E5">
        <w:rPr>
          <w:lang w:val="en-US"/>
        </w:rPr>
        <w:t xml:space="preserve">lease mind </w:t>
      </w:r>
      <w:r w:rsidR="0F018A1A" w:rsidRPr="243789E5">
        <w:rPr>
          <w:lang w:val="en-US"/>
        </w:rPr>
        <w:t xml:space="preserve">the </w:t>
      </w:r>
      <w:r w:rsidR="4396A87E" w:rsidRPr="243789E5">
        <w:rPr>
          <w:lang w:val="en-US"/>
        </w:rPr>
        <w:t xml:space="preserve">time zone. </w:t>
      </w:r>
      <w:r w:rsidR="31F68474" w:rsidRPr="243789E5">
        <w:rPr>
          <w:lang w:val="en-US"/>
        </w:rPr>
        <w:t xml:space="preserve">You can’t just take the departure time and arrival time to define the overall trip. </w:t>
      </w:r>
      <w:r w:rsidR="767FB491" w:rsidRPr="243789E5">
        <w:rPr>
          <w:lang w:val="en-US"/>
        </w:rPr>
        <w:t>On pre-booking</w:t>
      </w:r>
      <w:r w:rsidR="35928B30" w:rsidRPr="243789E5">
        <w:rPr>
          <w:lang w:val="en-US"/>
        </w:rPr>
        <w:t>s</w:t>
      </w:r>
      <w:r w:rsidR="767FB491" w:rsidRPr="243789E5">
        <w:rPr>
          <w:lang w:val="en-US"/>
        </w:rPr>
        <w:t xml:space="preserve">, you can find the flight(s) duration and </w:t>
      </w:r>
      <w:r>
        <w:tab/>
      </w:r>
      <w:r w:rsidR="767FB491" w:rsidRPr="243789E5">
        <w:rPr>
          <w:lang w:val="en-US"/>
        </w:rPr>
        <w:t>transit duration</w:t>
      </w:r>
      <w:r w:rsidR="5A42A832" w:rsidRPr="243789E5">
        <w:rPr>
          <w:lang w:val="en-US"/>
        </w:rPr>
        <w:t xml:space="preserve"> - those have to be sum</w:t>
      </w:r>
      <w:r w:rsidR="7F082EAC" w:rsidRPr="243789E5">
        <w:rPr>
          <w:lang w:val="en-US"/>
        </w:rPr>
        <w:t>med up</w:t>
      </w:r>
      <w:r w:rsidR="767FB491" w:rsidRPr="243789E5">
        <w:rPr>
          <w:lang w:val="en-US"/>
        </w:rPr>
        <w:t xml:space="preserve">. </w:t>
      </w:r>
    </w:p>
    <w:p w14:paraId="5FA9C623" w14:textId="706E55D1" w:rsidR="0D012E14" w:rsidRPr="00327E8C" w:rsidRDefault="72F0BD7C" w:rsidP="0FA6BEB1">
      <w:pPr>
        <w:jc w:val="both"/>
        <w:rPr>
          <w:lang w:val="en-US"/>
        </w:rPr>
      </w:pPr>
      <w:r w:rsidRPr="243789E5">
        <w:rPr>
          <w:lang w:val="en-US"/>
        </w:rPr>
        <w:t>For tickets exceeding CHF 7000.- (or equivalent), as well as for tickets exceeding reasonable amounts on a given route, prior approval from the Deputy Executive Director</w:t>
      </w:r>
      <w:r w:rsidR="0DA813AB" w:rsidRPr="243789E5">
        <w:rPr>
          <w:lang w:val="en-US"/>
        </w:rPr>
        <w:t xml:space="preserve"> (COO) </w:t>
      </w:r>
      <w:ins w:id="18" w:author="Anais Bobst" w:date="2020-06-11T16:47:00Z">
        <w:r w:rsidR="00395360" w:rsidRPr="243789E5">
          <w:rPr>
            <w:lang w:val="en-US"/>
          </w:rPr>
          <w:t xml:space="preserve">or </w:t>
        </w:r>
      </w:ins>
      <w:del w:id="19" w:author="Anais Bobst" w:date="2020-06-11T16:47:00Z">
        <w:r w:rsidRPr="243789E5" w:rsidDel="72F0BD7C">
          <w:rPr>
            <w:lang w:val="en-US"/>
          </w:rPr>
          <w:delText>(</w:delText>
        </w:r>
      </w:del>
      <w:r w:rsidRPr="243789E5">
        <w:rPr>
          <w:lang w:val="en-US"/>
        </w:rPr>
        <w:t xml:space="preserve">in his </w:t>
      </w:r>
      <w:r w:rsidR="00E55B3B" w:rsidRPr="243789E5">
        <w:rPr>
          <w:lang w:val="en-US"/>
        </w:rPr>
        <w:t>absence,</w:t>
      </w:r>
      <w:r w:rsidRPr="243789E5">
        <w:rPr>
          <w:lang w:val="en-US"/>
        </w:rPr>
        <w:t xml:space="preserve"> from the Director of Finance</w:t>
      </w:r>
      <w:r w:rsidR="00E55B3B" w:rsidRPr="243789E5">
        <w:rPr>
          <w:lang w:val="en-US"/>
        </w:rPr>
        <w:t>,</w:t>
      </w:r>
      <w:del w:id="20" w:author="Anais Bobst" w:date="2020-06-11T16:47:00Z">
        <w:r w:rsidRPr="243789E5" w:rsidDel="72F0BD7C">
          <w:rPr>
            <w:lang w:val="en-US"/>
          </w:rPr>
          <w:delText>)</w:delText>
        </w:r>
      </w:del>
      <w:r w:rsidRPr="243789E5">
        <w:rPr>
          <w:lang w:val="en-US"/>
        </w:rPr>
        <w:t xml:space="preserve"> is needed before </w:t>
      </w:r>
      <w:r w:rsidR="00E55B3B" w:rsidRPr="243789E5">
        <w:rPr>
          <w:lang w:val="en-US"/>
        </w:rPr>
        <w:t xml:space="preserve">issuing </w:t>
      </w:r>
      <w:r w:rsidRPr="243789E5">
        <w:rPr>
          <w:lang w:val="en-US"/>
        </w:rPr>
        <w:t>the ticket.</w:t>
      </w:r>
    </w:p>
    <w:p w14:paraId="265AEB19" w14:textId="272A157D" w:rsidR="5B2C2470" w:rsidRDefault="3E16E83C" w:rsidP="5B9E2421">
      <w:pPr>
        <w:jc w:val="both"/>
        <w:rPr>
          <w:color w:val="FF0000"/>
          <w:lang w:val="en-US"/>
        </w:rPr>
      </w:pPr>
      <w:r w:rsidRPr="543DC7D0">
        <w:rPr>
          <w:color w:val="FF0000"/>
          <w:lang w:val="en-US"/>
        </w:rPr>
        <w:t>If for some reasons a</w:t>
      </w:r>
      <w:r w:rsidR="3742A4FD" w:rsidRPr="543DC7D0">
        <w:rPr>
          <w:color w:val="FF0000"/>
          <w:lang w:val="en-US"/>
        </w:rPr>
        <w:t>n</w:t>
      </w:r>
      <w:r w:rsidRPr="543DC7D0">
        <w:rPr>
          <w:color w:val="FF0000"/>
          <w:lang w:val="en-US"/>
        </w:rPr>
        <w:t xml:space="preserve"> eco</w:t>
      </w:r>
      <w:r w:rsidR="00395360">
        <w:rPr>
          <w:color w:val="FF0000"/>
          <w:lang w:val="en-US"/>
        </w:rPr>
        <w:t>nomy</w:t>
      </w:r>
      <w:r w:rsidR="06C34876" w:rsidRPr="543DC7D0">
        <w:rPr>
          <w:color w:val="FF0000"/>
          <w:lang w:val="en-US"/>
        </w:rPr>
        <w:t xml:space="preserve"> ticket</w:t>
      </w:r>
      <w:r w:rsidRPr="543DC7D0">
        <w:rPr>
          <w:color w:val="FF0000"/>
          <w:lang w:val="en-US"/>
        </w:rPr>
        <w:t xml:space="preserve"> can’t be purchased (flight fully booked, </w:t>
      </w:r>
      <w:r w:rsidR="6271A460" w:rsidRPr="543DC7D0">
        <w:rPr>
          <w:color w:val="FF0000"/>
          <w:lang w:val="en-US"/>
        </w:rPr>
        <w:t xml:space="preserve">high level invitee, </w:t>
      </w:r>
      <w:r w:rsidR="281A7638" w:rsidRPr="543DC7D0">
        <w:rPr>
          <w:color w:val="FF0000"/>
          <w:lang w:val="en-US"/>
        </w:rPr>
        <w:t>medical condition)</w:t>
      </w:r>
      <w:r w:rsidR="00E55B3B">
        <w:rPr>
          <w:color w:val="FF0000"/>
          <w:lang w:val="en-US"/>
        </w:rPr>
        <w:t xml:space="preserve"> and has to be booked in business class then</w:t>
      </w:r>
      <w:r w:rsidR="281A7638" w:rsidRPr="543DC7D0">
        <w:rPr>
          <w:color w:val="FF0000"/>
          <w:lang w:val="en-US"/>
        </w:rPr>
        <w:t xml:space="preserve"> </w:t>
      </w:r>
      <w:r w:rsidR="00395360">
        <w:rPr>
          <w:color w:val="FF0000"/>
          <w:lang w:val="en-US"/>
        </w:rPr>
        <w:t>the booking</w:t>
      </w:r>
      <w:r w:rsidR="00395360" w:rsidRPr="543DC7D0">
        <w:rPr>
          <w:color w:val="FF0000"/>
          <w:lang w:val="en-US"/>
        </w:rPr>
        <w:t xml:space="preserve"> </w:t>
      </w:r>
      <w:r w:rsidR="00343F0A">
        <w:rPr>
          <w:color w:val="FF0000"/>
          <w:lang w:val="en-US"/>
        </w:rPr>
        <w:t>must</w:t>
      </w:r>
      <w:r w:rsidR="281A7638" w:rsidRPr="543DC7D0">
        <w:rPr>
          <w:color w:val="FF0000"/>
          <w:lang w:val="en-US"/>
        </w:rPr>
        <w:t xml:space="preserve"> be approved by the COO </w:t>
      </w:r>
      <w:r w:rsidR="00395360">
        <w:rPr>
          <w:color w:val="FF0000"/>
          <w:lang w:val="en-US"/>
        </w:rPr>
        <w:t>before confirming the booking</w:t>
      </w:r>
      <w:r w:rsidR="281A7638" w:rsidRPr="543DC7D0">
        <w:rPr>
          <w:color w:val="FF0000"/>
          <w:lang w:val="en-US"/>
        </w:rPr>
        <w:t xml:space="preserve">. </w:t>
      </w:r>
    </w:p>
    <w:p w14:paraId="712435F6" w14:textId="6D6AC64F" w:rsidR="00C94B5F" w:rsidRPr="00327E8C" w:rsidRDefault="00C94B5F" w:rsidP="009E7B70">
      <w:pPr>
        <w:pStyle w:val="Paragraphedeliste"/>
        <w:numPr>
          <w:ilvl w:val="2"/>
          <w:numId w:val="33"/>
        </w:numPr>
        <w:outlineLvl w:val="2"/>
        <w:rPr>
          <w:b/>
          <w:bCs/>
          <w:lang w:val="en-US"/>
        </w:rPr>
      </w:pPr>
      <w:bookmarkStart w:id="21" w:name="_Toc65674249"/>
      <w:r w:rsidRPr="00327E8C">
        <w:rPr>
          <w:b/>
          <w:bCs/>
          <w:lang w:val="en-US"/>
        </w:rPr>
        <w:t>EasyJet</w:t>
      </w:r>
      <w:bookmarkEnd w:id="21"/>
    </w:p>
    <w:p w14:paraId="29CE6C3F" w14:textId="4BA4FB19" w:rsidR="48287DC4" w:rsidRPr="00327E8C" w:rsidRDefault="624A3413" w:rsidP="0015468F">
      <w:pPr>
        <w:jc w:val="both"/>
        <w:rPr>
          <w:lang w:val="en-US"/>
        </w:rPr>
      </w:pPr>
      <w:commentRangeStart w:id="22"/>
      <w:r w:rsidRPr="243789E5">
        <w:rPr>
          <w:lang w:val="en-US"/>
        </w:rPr>
        <w:t>EasyJet</w:t>
      </w:r>
      <w:r w:rsidR="7B33A00F" w:rsidRPr="243789E5">
        <w:rPr>
          <w:b/>
          <w:bCs/>
          <w:lang w:val="en-US"/>
        </w:rPr>
        <w:t xml:space="preserve"> </w:t>
      </w:r>
      <w:commentRangeEnd w:id="22"/>
      <w:r>
        <w:rPr>
          <w:rStyle w:val="Marquedecommentaire"/>
        </w:rPr>
        <w:commentReference w:id="22"/>
      </w:r>
      <w:r w:rsidR="37FB4DDA" w:rsidRPr="243789E5">
        <w:rPr>
          <w:lang w:val="en-US"/>
        </w:rPr>
        <w:t>flights</w:t>
      </w:r>
      <w:r w:rsidR="7B33A00F" w:rsidRPr="243789E5">
        <w:rPr>
          <w:lang w:val="en-US"/>
        </w:rPr>
        <w:t xml:space="preserve"> are always booked online (non-flexible fares). Bookings made through HD </w:t>
      </w:r>
      <w:r w:rsidR="1601F89E" w:rsidRPr="243789E5">
        <w:rPr>
          <w:lang w:val="en-US"/>
        </w:rPr>
        <w:t>common</w:t>
      </w:r>
      <w:r w:rsidR="7B33A00F" w:rsidRPr="243789E5">
        <w:rPr>
          <w:lang w:val="en-US"/>
        </w:rPr>
        <w:t xml:space="preserve"> account are invoiced</w:t>
      </w:r>
      <w:r w:rsidR="791E48E6" w:rsidRPr="243789E5">
        <w:rPr>
          <w:lang w:val="en-US"/>
        </w:rPr>
        <w:t xml:space="preserve"> through AirPlus (</w:t>
      </w:r>
      <w:r w:rsidR="746747AD" w:rsidRPr="243789E5">
        <w:rPr>
          <w:lang w:val="en-US"/>
        </w:rPr>
        <w:t xml:space="preserve">important </w:t>
      </w:r>
      <w:r w:rsidR="3979E83E" w:rsidRPr="243789E5">
        <w:rPr>
          <w:lang w:val="en-US"/>
        </w:rPr>
        <w:t>note</w:t>
      </w:r>
      <w:r w:rsidR="791E48E6" w:rsidRPr="243789E5">
        <w:rPr>
          <w:lang w:val="en-US"/>
        </w:rPr>
        <w:t>: D</w:t>
      </w:r>
      <w:r w:rsidR="044E7A67" w:rsidRPr="243789E5">
        <w:rPr>
          <w:lang w:val="en-US"/>
        </w:rPr>
        <w:t>o</w:t>
      </w:r>
      <w:r w:rsidR="791E48E6" w:rsidRPr="243789E5">
        <w:rPr>
          <w:lang w:val="en-US"/>
        </w:rPr>
        <w:t xml:space="preserve"> </w:t>
      </w:r>
      <w:r w:rsidR="667D0A86" w:rsidRPr="243789E5">
        <w:rPr>
          <w:lang w:val="en-US"/>
        </w:rPr>
        <w:t>NOT</w:t>
      </w:r>
      <w:r w:rsidR="791E48E6" w:rsidRPr="243789E5">
        <w:rPr>
          <w:lang w:val="en-US"/>
        </w:rPr>
        <w:t xml:space="preserve"> forget to add MENA AirPlus card number </w:t>
      </w:r>
      <w:r w:rsidR="3979E83E" w:rsidRPr="243789E5">
        <w:rPr>
          <w:lang w:val="en-US"/>
        </w:rPr>
        <w:t>to</w:t>
      </w:r>
      <w:r w:rsidR="791E48E6" w:rsidRPr="243789E5">
        <w:rPr>
          <w:lang w:val="en-US"/>
        </w:rPr>
        <w:t xml:space="preserve"> each booking).</w:t>
      </w:r>
      <w:r w:rsidR="2A90CEA9" w:rsidRPr="243789E5">
        <w:rPr>
          <w:lang w:val="en-US"/>
        </w:rPr>
        <w:t xml:space="preserve"> </w:t>
      </w:r>
      <w:r w:rsidR="59780BE5" w:rsidRPr="243789E5">
        <w:rPr>
          <w:lang w:val="en-US"/>
        </w:rPr>
        <w:t xml:space="preserve"> </w:t>
      </w:r>
      <w:commentRangeStart w:id="23"/>
      <w:commentRangeStart w:id="24"/>
      <w:r w:rsidR="59780BE5" w:rsidRPr="243789E5">
        <w:rPr>
          <w:lang w:val="en-US"/>
        </w:rPr>
        <w:t xml:space="preserve">The project and fund codes as well as the TA reference </w:t>
      </w:r>
      <w:r w:rsidR="27992ADC" w:rsidRPr="243789E5">
        <w:rPr>
          <w:lang w:val="en-US"/>
        </w:rPr>
        <w:t>can be added for an easier follow-up on AirPlus invoice</w:t>
      </w:r>
      <w:commentRangeEnd w:id="23"/>
      <w:r>
        <w:rPr>
          <w:rStyle w:val="Marquedecommentaire"/>
        </w:rPr>
        <w:commentReference w:id="23"/>
      </w:r>
      <w:commentRangeEnd w:id="24"/>
      <w:r>
        <w:rPr>
          <w:rStyle w:val="Marquedecommentaire"/>
        </w:rPr>
        <w:commentReference w:id="24"/>
      </w:r>
      <w:r w:rsidR="27992ADC" w:rsidRPr="243789E5">
        <w:rPr>
          <w:lang w:val="en-US"/>
        </w:rPr>
        <w:t>.</w:t>
      </w:r>
      <w:r w:rsidR="00C159E5" w:rsidRPr="243789E5">
        <w:rPr>
          <w:lang w:val="en-US"/>
        </w:rPr>
        <w:t xml:space="preserve"> Please refer to </w:t>
      </w:r>
      <w:r w:rsidR="00C159E5" w:rsidRPr="243789E5">
        <w:rPr>
          <w:highlight w:val="yellow"/>
          <w:u w:val="single"/>
          <w:lang w:val="en-US"/>
        </w:rPr>
        <w:t>chapter XX</w:t>
      </w:r>
      <w:r w:rsidR="00C159E5" w:rsidRPr="243789E5">
        <w:rPr>
          <w:lang w:val="en-US"/>
        </w:rPr>
        <w:t xml:space="preserve"> for details on AirPlus.</w:t>
      </w:r>
    </w:p>
    <w:p w14:paraId="1D7DC46D" w14:textId="4AEAC5A5" w:rsidR="4150830E" w:rsidRPr="00327E8C" w:rsidRDefault="4150830E" w:rsidP="009E7B70">
      <w:pPr>
        <w:pStyle w:val="Paragraphedeliste"/>
        <w:numPr>
          <w:ilvl w:val="0"/>
          <w:numId w:val="21"/>
        </w:numPr>
        <w:spacing w:after="0"/>
        <w:jc w:val="both"/>
        <w:rPr>
          <w:rFonts w:eastAsiaTheme="minorEastAsia"/>
          <w:lang w:val="en-US"/>
        </w:rPr>
      </w:pPr>
      <w:r w:rsidRPr="00327E8C">
        <w:rPr>
          <w:lang w:val="en-US"/>
        </w:rPr>
        <w:t xml:space="preserve">Login: </w:t>
      </w:r>
      <w:hyperlink r:id="rId17">
        <w:r w:rsidRPr="00327E8C">
          <w:rPr>
            <w:rStyle w:val="Lienhypertexte"/>
            <w:lang w:val="en-US"/>
          </w:rPr>
          <w:t>Logistics-gva@hdcentre.org</w:t>
        </w:r>
      </w:hyperlink>
    </w:p>
    <w:p w14:paraId="6225186A" w14:textId="53EAF7D5" w:rsidR="59091646" w:rsidRPr="00327E8C" w:rsidRDefault="4150830E" w:rsidP="009E7B70">
      <w:pPr>
        <w:pStyle w:val="Paragraphedeliste"/>
        <w:numPr>
          <w:ilvl w:val="0"/>
          <w:numId w:val="21"/>
        </w:numPr>
        <w:spacing w:after="0"/>
        <w:jc w:val="both"/>
        <w:rPr>
          <w:rFonts w:eastAsiaTheme="minorEastAsia"/>
          <w:lang w:val="en-US"/>
        </w:rPr>
      </w:pPr>
      <w:r w:rsidRPr="00327E8C">
        <w:rPr>
          <w:lang w:val="en-US"/>
        </w:rPr>
        <w:t>Password: 114Centrehd</w:t>
      </w:r>
    </w:p>
    <w:p w14:paraId="0E708668" w14:textId="70BFF504" w:rsidR="00936ED8" w:rsidRPr="00327E8C" w:rsidRDefault="45B94CD9" w:rsidP="00403399">
      <w:pPr>
        <w:rPr>
          <w:lang w:val="en-US"/>
        </w:rPr>
      </w:pPr>
      <w:r w:rsidRPr="6AA636B6">
        <w:rPr>
          <w:i/>
          <w:iCs/>
          <w:lang w:val="en-US"/>
        </w:rPr>
        <w:t xml:space="preserve">Please refer to detailed </w:t>
      </w:r>
      <w:r w:rsidR="00C159E5" w:rsidRPr="6AA636B6">
        <w:rPr>
          <w:i/>
          <w:iCs/>
          <w:lang w:val="en-US"/>
        </w:rPr>
        <w:t>Reimbursement</w:t>
      </w:r>
      <w:r w:rsidR="64CB4C65" w:rsidRPr="6AA636B6">
        <w:rPr>
          <w:i/>
          <w:iCs/>
          <w:lang w:val="en-US"/>
        </w:rPr>
        <w:t xml:space="preserve"> </w:t>
      </w:r>
      <w:r w:rsidR="5E9A426E" w:rsidRPr="6AA636B6">
        <w:rPr>
          <w:i/>
          <w:iCs/>
          <w:lang w:val="en-US"/>
        </w:rPr>
        <w:t>Policy</w:t>
      </w:r>
      <w:r w:rsidR="7C73F474" w:rsidRPr="6AA636B6">
        <w:rPr>
          <w:i/>
          <w:iCs/>
          <w:lang w:val="en-US"/>
        </w:rPr>
        <w:t xml:space="preserve"> </w:t>
      </w:r>
      <w:r w:rsidR="7C73F474" w:rsidRPr="6AA636B6">
        <w:rPr>
          <w:rFonts w:ascii="Wingdings" w:eastAsia="Wingdings" w:hAnsi="Wingdings" w:cs="Wingdings"/>
          <w:i/>
          <w:iCs/>
          <w:lang w:val="en-US"/>
        </w:rPr>
        <w:t></w:t>
      </w:r>
      <w:r w:rsidR="7C73F474" w:rsidRPr="6AA636B6">
        <w:rPr>
          <w:i/>
          <w:iCs/>
          <w:lang w:val="en-US"/>
        </w:rPr>
        <w:t xml:space="preserve"> </w:t>
      </w:r>
      <w:r w:rsidR="080FA281" w:rsidRPr="00327E8C">
        <w:rPr>
          <w:lang w:val="en-US"/>
        </w:rPr>
        <w:t xml:space="preserve"> </w:t>
      </w:r>
      <w:r w:rsidR="002835A1">
        <w:rPr>
          <w:lang w:val="en-US"/>
        </w:rPr>
        <w:pict w14:anchorId="3C4A7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26.9pt">
            <v:imagedata r:id="rId18" o:title="" cropbottom="28714f" cropleft="19757f" cropright="20235f"/>
          </v:shape>
        </w:pict>
      </w:r>
    </w:p>
    <w:p w14:paraId="282B2026" w14:textId="230B3D1F" w:rsidR="7E526C60" w:rsidRDefault="7E526C60" w:rsidP="47D78C97">
      <w:pPr>
        <w:rPr>
          <w:lang w:val="en-US"/>
        </w:rPr>
      </w:pPr>
      <w:r w:rsidRPr="47D78C97">
        <w:rPr>
          <w:lang w:val="en-US"/>
        </w:rPr>
        <w:t xml:space="preserve">Some colleagues travel a lot and are entitled to Easyjet Plus card which give them some benefits such as </w:t>
      </w:r>
      <w:r w:rsidR="6608B33D" w:rsidRPr="47D78C97">
        <w:rPr>
          <w:lang w:val="en-US"/>
        </w:rPr>
        <w:t>allocated seating, fast track security, speedy boarding, or additional cabin bag</w:t>
      </w:r>
      <w:r w:rsidR="1A2F08F8" w:rsidRPr="47D78C97">
        <w:rPr>
          <w:lang w:val="en-US"/>
        </w:rPr>
        <w:t>.</w:t>
      </w:r>
    </w:p>
    <w:p w14:paraId="192FAACE" w14:textId="77777777" w:rsidR="00B02CC4" w:rsidRPr="00327E8C" w:rsidRDefault="00B02CC4" w:rsidP="009E7B70">
      <w:pPr>
        <w:pStyle w:val="Paragraphedeliste"/>
        <w:numPr>
          <w:ilvl w:val="2"/>
          <w:numId w:val="33"/>
        </w:numPr>
        <w:outlineLvl w:val="2"/>
        <w:rPr>
          <w:b/>
          <w:bCs/>
          <w:lang w:val="en-US"/>
        </w:rPr>
      </w:pPr>
      <w:bookmarkStart w:id="25" w:name="_Toc65674250"/>
      <w:r w:rsidRPr="00327E8C">
        <w:rPr>
          <w:b/>
          <w:bCs/>
          <w:lang w:val="en-US"/>
        </w:rPr>
        <w:t>NGO rate</w:t>
      </w:r>
      <w:bookmarkEnd w:id="25"/>
    </w:p>
    <w:p w14:paraId="1D2DFFB9" w14:textId="5E8E8A9C" w:rsidR="59ECBC1E" w:rsidRPr="00327E8C" w:rsidRDefault="1869CB70" w:rsidP="59091646">
      <w:pPr>
        <w:jc w:val="both"/>
        <w:rPr>
          <w:lang w:val="en-US"/>
        </w:rPr>
      </w:pPr>
      <w:r w:rsidRPr="543DC7D0">
        <w:rPr>
          <w:lang w:val="en-US"/>
        </w:rPr>
        <w:t>As a</w:t>
      </w:r>
      <w:r w:rsidR="4C20E3EC" w:rsidRPr="543DC7D0">
        <w:rPr>
          <w:lang w:val="en-US"/>
        </w:rPr>
        <w:t xml:space="preserve"> Swiss-Based </w:t>
      </w:r>
      <w:r w:rsidR="263EA230" w:rsidRPr="543DC7D0">
        <w:rPr>
          <w:lang w:val="en-US"/>
        </w:rPr>
        <w:t>N</w:t>
      </w:r>
      <w:r w:rsidR="4C20E3EC" w:rsidRPr="543DC7D0">
        <w:rPr>
          <w:lang w:val="en-US"/>
        </w:rPr>
        <w:t>on</w:t>
      </w:r>
      <w:r w:rsidR="0592040E" w:rsidRPr="543DC7D0">
        <w:rPr>
          <w:lang w:val="en-US"/>
        </w:rPr>
        <w:t>-</w:t>
      </w:r>
      <w:r w:rsidR="72D1BC01" w:rsidRPr="543DC7D0">
        <w:rPr>
          <w:lang w:val="en-US"/>
        </w:rPr>
        <w:t>G</w:t>
      </w:r>
      <w:r w:rsidR="4C20E3EC" w:rsidRPr="543DC7D0">
        <w:rPr>
          <w:lang w:val="en-US"/>
        </w:rPr>
        <w:t xml:space="preserve">overnmental </w:t>
      </w:r>
      <w:r w:rsidR="0592040E" w:rsidRPr="543DC7D0">
        <w:rPr>
          <w:lang w:val="en-US"/>
        </w:rPr>
        <w:t>Organization</w:t>
      </w:r>
      <w:r w:rsidR="27969472" w:rsidRPr="543DC7D0">
        <w:rPr>
          <w:lang w:val="en-US"/>
        </w:rPr>
        <w:t xml:space="preserve">, staff, consultant or </w:t>
      </w:r>
      <w:r w:rsidR="0E75E6F4" w:rsidRPr="543DC7D0">
        <w:rPr>
          <w:lang w:val="en-US"/>
        </w:rPr>
        <w:t xml:space="preserve">guest </w:t>
      </w:r>
      <w:r w:rsidR="368A8387" w:rsidRPr="543DC7D0">
        <w:rPr>
          <w:lang w:val="en-US"/>
        </w:rPr>
        <w:t>mandated by HD</w:t>
      </w:r>
      <w:r w:rsidR="159412E4" w:rsidRPr="543DC7D0">
        <w:rPr>
          <w:lang w:val="en-US"/>
        </w:rPr>
        <w:t xml:space="preserve"> </w:t>
      </w:r>
      <w:r w:rsidR="4BAA2C63" w:rsidRPr="543DC7D0">
        <w:rPr>
          <w:lang w:val="en-US"/>
        </w:rPr>
        <w:t>are</w:t>
      </w:r>
      <w:r w:rsidR="159412E4" w:rsidRPr="543DC7D0">
        <w:rPr>
          <w:lang w:val="en-US"/>
        </w:rPr>
        <w:t xml:space="preserve"> entitled to the NGO rate</w:t>
      </w:r>
      <w:r w:rsidR="77BED381" w:rsidRPr="543DC7D0">
        <w:rPr>
          <w:lang w:val="en-US"/>
        </w:rPr>
        <w:t xml:space="preserve">. </w:t>
      </w:r>
      <w:r w:rsidR="42EC17EA" w:rsidRPr="543DC7D0">
        <w:rPr>
          <w:lang w:val="en-US"/>
        </w:rPr>
        <w:t>A</w:t>
      </w:r>
      <w:r w:rsidR="77BED381" w:rsidRPr="543DC7D0">
        <w:rPr>
          <w:lang w:val="en-US"/>
        </w:rPr>
        <w:t>irline</w:t>
      </w:r>
      <w:r w:rsidR="24023CF6" w:rsidRPr="543DC7D0">
        <w:rPr>
          <w:lang w:val="en-US"/>
        </w:rPr>
        <w:t>s</w:t>
      </w:r>
      <w:r w:rsidR="77BED381" w:rsidRPr="543DC7D0">
        <w:rPr>
          <w:lang w:val="en-US"/>
        </w:rPr>
        <w:t xml:space="preserve"> may ask </w:t>
      </w:r>
      <w:r w:rsidR="3F2C93BD" w:rsidRPr="543DC7D0">
        <w:rPr>
          <w:lang w:val="en-US"/>
        </w:rPr>
        <w:t xml:space="preserve">the traveler </w:t>
      </w:r>
      <w:r w:rsidR="77BED381" w:rsidRPr="543DC7D0">
        <w:rPr>
          <w:lang w:val="en-US"/>
        </w:rPr>
        <w:t xml:space="preserve">to show </w:t>
      </w:r>
      <w:r w:rsidR="08C839A3" w:rsidRPr="543DC7D0">
        <w:rPr>
          <w:lang w:val="en-US"/>
        </w:rPr>
        <w:t>the NGO’s attestation</w:t>
      </w:r>
      <w:r w:rsidR="77BED381" w:rsidRPr="543DC7D0">
        <w:rPr>
          <w:lang w:val="en-US"/>
        </w:rPr>
        <w:t xml:space="preserve"> as a proof of </w:t>
      </w:r>
      <w:r w:rsidR="0925371D" w:rsidRPr="543DC7D0">
        <w:rPr>
          <w:lang w:val="en-US"/>
        </w:rPr>
        <w:t xml:space="preserve">his/her </w:t>
      </w:r>
      <w:r w:rsidR="77BED381" w:rsidRPr="543DC7D0">
        <w:rPr>
          <w:lang w:val="en-US"/>
        </w:rPr>
        <w:t xml:space="preserve">entitlement to such a rate. </w:t>
      </w:r>
    </w:p>
    <w:p w14:paraId="71B6C2DD" w14:textId="437CA2F8" w:rsidR="28E23CF8" w:rsidRDefault="28E23CF8" w:rsidP="5B9E2421">
      <w:pPr>
        <w:jc w:val="both"/>
        <w:rPr>
          <w:lang w:val="en-US"/>
        </w:rPr>
      </w:pPr>
      <w:r w:rsidRPr="5B9E2421">
        <w:rPr>
          <w:lang w:val="en-US"/>
        </w:rPr>
        <w:t>A</w:t>
      </w:r>
      <w:r w:rsidR="5039509E" w:rsidRPr="5B9E2421">
        <w:rPr>
          <w:lang w:val="en-US"/>
        </w:rPr>
        <w:t xml:space="preserve"> </w:t>
      </w:r>
      <w:r w:rsidRPr="5B9E2421">
        <w:rPr>
          <w:lang w:val="en-US"/>
        </w:rPr>
        <w:t xml:space="preserve">yearly </w:t>
      </w:r>
      <w:r w:rsidR="5039509E" w:rsidRPr="5B9E2421">
        <w:rPr>
          <w:lang w:val="en-US"/>
        </w:rPr>
        <w:t xml:space="preserve">attestation is filled by the </w:t>
      </w:r>
      <w:r w:rsidR="00C159E5">
        <w:rPr>
          <w:lang w:val="en-US"/>
        </w:rPr>
        <w:t>logistics coordinator</w:t>
      </w:r>
      <w:r w:rsidR="5039509E" w:rsidRPr="5B9E2421">
        <w:rPr>
          <w:lang w:val="en-US"/>
        </w:rPr>
        <w:t xml:space="preserve"> and sen</w:t>
      </w:r>
      <w:r w:rsidR="42F192DF" w:rsidRPr="5B9E2421">
        <w:rPr>
          <w:lang w:val="en-US"/>
        </w:rPr>
        <w:t>t</w:t>
      </w:r>
      <w:r w:rsidR="5039509E" w:rsidRPr="5B9E2421">
        <w:rPr>
          <w:lang w:val="en-US"/>
        </w:rPr>
        <w:t xml:space="preserve"> to the trav</w:t>
      </w:r>
      <w:r w:rsidR="266DB362" w:rsidRPr="5B9E2421">
        <w:rPr>
          <w:lang w:val="en-US"/>
        </w:rPr>
        <w:t xml:space="preserve">eler. </w:t>
      </w:r>
      <w:r w:rsidR="6E995196" w:rsidRPr="5B9E2421">
        <w:rPr>
          <w:lang w:val="en-US"/>
        </w:rPr>
        <w:t>A signed copy is archived on I-drive</w:t>
      </w:r>
      <w:r w:rsidR="6BEB5324" w:rsidRPr="5B9E2421">
        <w:rPr>
          <w:lang w:val="en-US"/>
        </w:rPr>
        <w:t xml:space="preserve">: </w:t>
      </w:r>
      <w:r w:rsidR="6BEB5324" w:rsidRPr="5B9E2421">
        <w:rPr>
          <w:rStyle w:val="Lienhypertexte"/>
          <w:lang w:val="en-US"/>
        </w:rPr>
        <w:t>I:\Admin\LOGISTICS\Attestations KLM-AF-LX-LH</w:t>
      </w:r>
    </w:p>
    <w:p w14:paraId="7E3FAF4B" w14:textId="7ABFABC0" w:rsidR="4A22A9E7" w:rsidRPr="00327E8C" w:rsidRDefault="6E995196" w:rsidP="69EB2DE5">
      <w:pPr>
        <w:spacing w:after="0"/>
        <w:rPr>
          <w:i/>
          <w:lang w:val="en-US"/>
        </w:rPr>
      </w:pPr>
      <w:r w:rsidRPr="00327E8C">
        <w:rPr>
          <w:i/>
          <w:lang w:val="en-US"/>
        </w:rPr>
        <w:t xml:space="preserve">The </w:t>
      </w:r>
      <w:r w:rsidR="266DB362" w:rsidRPr="00327E8C">
        <w:rPr>
          <w:i/>
          <w:lang w:val="en-US"/>
        </w:rPr>
        <w:t xml:space="preserve">template is </w:t>
      </w:r>
      <w:r w:rsidR="5039509E" w:rsidRPr="00327E8C">
        <w:rPr>
          <w:i/>
          <w:lang w:val="en-US"/>
        </w:rPr>
        <w:t>available on Share</w:t>
      </w:r>
      <w:r w:rsidR="00292801" w:rsidRPr="00327E8C">
        <w:rPr>
          <w:i/>
          <w:lang w:val="en-US"/>
        </w:rPr>
        <w:t>P</w:t>
      </w:r>
      <w:r w:rsidR="5039509E" w:rsidRPr="00327E8C">
        <w:rPr>
          <w:i/>
          <w:lang w:val="en-US"/>
        </w:rPr>
        <w:t>oint</w:t>
      </w:r>
      <w:r w:rsidR="00292801" w:rsidRPr="00327E8C">
        <w:rPr>
          <w:i/>
          <w:lang w:val="en-US"/>
        </w:rPr>
        <w:t xml:space="preserve"> </w:t>
      </w:r>
      <w:r w:rsidR="00292801" w:rsidRPr="00327E8C">
        <w:rPr>
          <w:rFonts w:ascii="Wingdings" w:eastAsia="Wingdings" w:hAnsi="Wingdings" w:cs="Wingdings"/>
          <w:i/>
          <w:iCs/>
          <w:lang w:val="en-US"/>
        </w:rPr>
        <w:t></w:t>
      </w:r>
      <w:r w:rsidR="00292801" w:rsidRPr="00327E8C">
        <w:rPr>
          <w:i/>
          <w:iCs/>
          <w:lang w:val="en-US"/>
        </w:rPr>
        <w:t xml:space="preserve"> </w:t>
      </w:r>
      <w:bookmarkStart w:id="26" w:name="_MON_1650455990"/>
      <w:bookmarkEnd w:id="26"/>
      <w:r w:rsidR="00EE6C1D" w:rsidRPr="00327E8C">
        <w:rPr>
          <w:i/>
          <w:iCs/>
          <w:lang w:val="en-US"/>
        </w:rPr>
        <w:object w:dxaOrig="1504" w:dyaOrig="982" w14:anchorId="262CDC1D">
          <v:shape id="_x0000_i1026" type="#_x0000_t75" style="width:75.2pt;height:48.75pt" o:ole="">
            <v:imagedata r:id="rId19" o:title=""/>
          </v:shape>
          <o:OLEObject Type="Embed" ProgID="Word.Document.8" ShapeID="_x0000_i1026" DrawAspect="Icon" ObjectID="_1812707004" r:id="rId20">
            <o:FieldCodes>\s</o:FieldCodes>
          </o:OLEObject>
        </w:object>
      </w:r>
    </w:p>
    <w:p w14:paraId="094F5C47" w14:textId="6879DC73" w:rsidR="54CE2C14" w:rsidRPr="00327E8C" w:rsidRDefault="54CE2C14" w:rsidP="54CE2C14">
      <w:pPr>
        <w:spacing w:after="0"/>
        <w:rPr>
          <w:lang w:val="en-US"/>
        </w:rPr>
      </w:pPr>
    </w:p>
    <w:p w14:paraId="02D52FBA" w14:textId="7FFC2AA4" w:rsidR="00B02CC4" w:rsidRPr="00327E8C" w:rsidRDefault="00B02CC4" w:rsidP="009E7B70">
      <w:pPr>
        <w:pStyle w:val="Paragraphedeliste"/>
        <w:numPr>
          <w:ilvl w:val="1"/>
          <w:numId w:val="33"/>
        </w:numPr>
        <w:outlineLvl w:val="1"/>
        <w:rPr>
          <w:b/>
          <w:bCs/>
          <w:lang w:val="en-US"/>
        </w:rPr>
      </w:pPr>
      <w:bookmarkStart w:id="27" w:name="_Toc65674251"/>
      <w:r w:rsidRPr="00327E8C">
        <w:rPr>
          <w:b/>
          <w:bCs/>
          <w:lang w:val="en-US"/>
        </w:rPr>
        <w:t>Train tickets</w:t>
      </w:r>
      <w:bookmarkEnd w:id="27"/>
    </w:p>
    <w:p w14:paraId="718A8033" w14:textId="40AB397B" w:rsidR="0ACEC75A" w:rsidRPr="00327E8C" w:rsidRDefault="0ACEC75A" w:rsidP="65CF3D95">
      <w:pPr>
        <w:jc w:val="both"/>
        <w:rPr>
          <w:lang w:val="en-US"/>
        </w:rPr>
      </w:pPr>
      <w:r w:rsidRPr="06301BBF">
        <w:rPr>
          <w:lang w:val="en-US"/>
        </w:rPr>
        <w:t>In Europe, North America and parts of Asia, the use of train shall be preferred to air travel for destinations which can be reached within 6 hours of train. Staff, consultants or invitees are entitled to second</w:t>
      </w:r>
      <w:r w:rsidR="00514EED" w:rsidRPr="06301BBF">
        <w:rPr>
          <w:lang w:val="en-US"/>
        </w:rPr>
        <w:t>-</w:t>
      </w:r>
      <w:r w:rsidRPr="06301BBF">
        <w:rPr>
          <w:lang w:val="en-US"/>
        </w:rPr>
        <w:t>class tickets (or equivalent) for trips up to 3 hours</w:t>
      </w:r>
      <w:r w:rsidR="00E55B3B">
        <w:rPr>
          <w:lang w:val="en-US"/>
        </w:rPr>
        <w:t>. F</w:t>
      </w:r>
      <w:r w:rsidRPr="06301BBF">
        <w:rPr>
          <w:lang w:val="en-US"/>
        </w:rPr>
        <w:t xml:space="preserve">irst class tickets </w:t>
      </w:r>
      <w:r w:rsidR="00E55B3B">
        <w:rPr>
          <w:lang w:val="en-US"/>
        </w:rPr>
        <w:t>can be booked for trips over 3 hours</w:t>
      </w:r>
      <w:r w:rsidRPr="06301BBF">
        <w:rPr>
          <w:lang w:val="en-US"/>
        </w:rPr>
        <w:t xml:space="preserve">. </w:t>
      </w:r>
    </w:p>
    <w:p w14:paraId="3AE8D4C4" w14:textId="29FA3404" w:rsidR="047A7BA4" w:rsidRDefault="6758C2BE" w:rsidP="06301BBF">
      <w:pPr>
        <w:spacing w:afterAutospacing="1"/>
        <w:jc w:val="both"/>
        <w:rPr>
          <w:rFonts w:ascii="Calisto MT" w:eastAsia="Calisto MT" w:hAnsi="Calisto MT" w:cs="Calisto MT"/>
          <w:lang w:val="en-US"/>
        </w:rPr>
      </w:pPr>
      <w:r w:rsidRPr="6AA636B6">
        <w:rPr>
          <w:rFonts w:ascii="Calisto MT" w:eastAsia="Calisto MT" w:hAnsi="Calisto MT" w:cs="Calisto MT"/>
          <w:lang w:val="en-US"/>
        </w:rPr>
        <w:t>Before purchasing train tickets for journeys inside Switzerland, it is required to create a Swisspass account that will be linked to our CFF business account. Please create your profile on</w:t>
      </w:r>
      <w:r w:rsidR="00F40001" w:rsidRPr="6AA636B6">
        <w:rPr>
          <w:rFonts w:ascii="Calisto MT" w:eastAsia="Calisto MT" w:hAnsi="Calisto MT" w:cs="Calisto MT"/>
          <w:lang w:val="en-US"/>
        </w:rPr>
        <w:t xml:space="preserve"> the</w:t>
      </w:r>
      <w:r w:rsidRPr="6AA636B6">
        <w:rPr>
          <w:rFonts w:ascii="Calisto MT" w:eastAsia="Calisto MT" w:hAnsi="Calisto MT" w:cs="Calisto MT"/>
          <w:lang w:val="en-US"/>
        </w:rPr>
        <w:t xml:space="preserve"> </w:t>
      </w:r>
      <w:hyperlink r:id="rId21">
        <w:r w:rsidR="00F40001" w:rsidRPr="6AA636B6">
          <w:rPr>
            <w:rStyle w:val="Lienhypertexte"/>
            <w:rFonts w:ascii="Calisto MT" w:eastAsia="Calisto MT" w:hAnsi="Calisto MT" w:cs="Calisto MT"/>
            <w:color w:val="auto"/>
            <w:lang w:val="en-US"/>
          </w:rPr>
          <w:t>CFF website</w:t>
        </w:r>
      </w:hyperlink>
      <w:r w:rsidRPr="6AA636B6">
        <w:rPr>
          <w:rFonts w:ascii="Calisto MT" w:eastAsia="Calisto MT" w:hAnsi="Calisto MT" w:cs="Calisto MT"/>
          <w:lang w:val="en-US"/>
        </w:rPr>
        <w:t xml:space="preserve"> and liaise with Alexis</w:t>
      </w:r>
      <w:r w:rsidR="3D4CB610" w:rsidRPr="6AA636B6">
        <w:rPr>
          <w:rFonts w:ascii="Calisto MT" w:eastAsia="Calisto MT" w:hAnsi="Calisto MT" w:cs="Calisto MT"/>
          <w:lang w:val="en-US"/>
        </w:rPr>
        <w:t xml:space="preserve"> De Siebenthal</w:t>
      </w:r>
      <w:r w:rsidR="00E55B3B" w:rsidRPr="6AA636B6">
        <w:rPr>
          <w:rFonts w:ascii="Calisto MT" w:eastAsia="Calisto MT" w:hAnsi="Calisto MT" w:cs="Calisto MT"/>
          <w:lang w:val="en-US"/>
        </w:rPr>
        <w:t xml:space="preserve"> who m</w:t>
      </w:r>
      <w:r w:rsidR="00721AF4" w:rsidRPr="6AA636B6">
        <w:rPr>
          <w:rFonts w:ascii="Calisto MT" w:eastAsia="Calisto MT" w:hAnsi="Calisto MT" w:cs="Calisto MT"/>
          <w:lang w:val="en-US"/>
        </w:rPr>
        <w:t>anages HD’s CFF business accoun</w:t>
      </w:r>
      <w:r w:rsidR="00E55B3B" w:rsidRPr="6AA636B6">
        <w:rPr>
          <w:rFonts w:ascii="Calisto MT" w:eastAsia="Calisto MT" w:hAnsi="Calisto MT" w:cs="Calisto MT"/>
          <w:lang w:val="en-US"/>
        </w:rPr>
        <w:t>t</w:t>
      </w:r>
      <w:r w:rsidRPr="6AA636B6">
        <w:rPr>
          <w:rFonts w:ascii="Calisto MT" w:eastAsia="Calisto MT" w:hAnsi="Calisto MT" w:cs="Calisto MT"/>
          <w:lang w:val="en-US"/>
        </w:rPr>
        <w:t xml:space="preserve"> in order to link</w:t>
      </w:r>
      <w:r w:rsidR="00E55B3B" w:rsidRPr="6AA636B6">
        <w:rPr>
          <w:rFonts w:ascii="Calisto MT" w:eastAsia="Calisto MT" w:hAnsi="Calisto MT" w:cs="Calisto MT"/>
          <w:lang w:val="en-US"/>
        </w:rPr>
        <w:t xml:space="preserve"> your own account</w:t>
      </w:r>
      <w:r w:rsidRPr="6AA636B6">
        <w:rPr>
          <w:rFonts w:ascii="Calisto MT" w:eastAsia="Calisto MT" w:hAnsi="Calisto MT" w:cs="Calisto MT"/>
          <w:lang w:val="en-US"/>
        </w:rPr>
        <w:t xml:space="preserve"> to HD’s CFF business account</w:t>
      </w:r>
      <w:r w:rsidR="461BF7C1" w:rsidRPr="6AA636B6">
        <w:rPr>
          <w:rFonts w:ascii="Calisto MT" w:eastAsia="Calisto MT" w:hAnsi="Calisto MT" w:cs="Calisto MT"/>
          <w:lang w:val="en-US"/>
        </w:rPr>
        <w:t xml:space="preserve"> (</w:t>
      </w:r>
      <w:commentRangeStart w:id="28"/>
      <w:r w:rsidRPr="6AA636B6">
        <w:rPr>
          <w:rFonts w:ascii="Calisto MT" w:eastAsia="Calisto MT" w:hAnsi="Calisto MT" w:cs="Calisto MT"/>
          <w:lang w:val="en-US"/>
        </w:rPr>
        <w:fldChar w:fldCharType="begin"/>
      </w:r>
      <w:r w:rsidRPr="6AA636B6">
        <w:rPr>
          <w:rFonts w:ascii="Calisto MT" w:eastAsia="Calisto MT" w:hAnsi="Calisto MT" w:cs="Calisto MT"/>
          <w:lang w:val="en-US"/>
        </w:rPr>
        <w:instrText xml:space="preserve"> HYPERLINK "mailto:de-siebenthal@hdcentre.org" </w:instrText>
      </w:r>
      <w:r w:rsidRPr="6AA636B6">
        <w:rPr>
          <w:rFonts w:ascii="Calisto MT" w:eastAsia="Calisto MT" w:hAnsi="Calisto MT" w:cs="Calisto MT"/>
          <w:lang w:val="en-US"/>
        </w:rPr>
      </w:r>
      <w:r w:rsidRPr="6AA636B6">
        <w:rPr>
          <w:rFonts w:ascii="Calisto MT" w:eastAsia="Calisto MT" w:hAnsi="Calisto MT" w:cs="Calisto MT"/>
          <w:lang w:val="en-US"/>
        </w:rPr>
        <w:fldChar w:fldCharType="separate"/>
      </w:r>
      <w:r w:rsidR="00721AF4" w:rsidRPr="6AA636B6">
        <w:rPr>
          <w:rStyle w:val="Lienhypertexte"/>
          <w:rFonts w:ascii="Calisto MT" w:eastAsia="Calisto MT" w:hAnsi="Calisto MT" w:cs="Calisto MT"/>
          <w:lang w:val="en-US"/>
        </w:rPr>
        <w:t>de-siebenthal@hdcentre.org</w:t>
      </w:r>
      <w:r w:rsidRPr="6AA636B6">
        <w:rPr>
          <w:rFonts w:ascii="Calisto MT" w:eastAsia="Calisto MT" w:hAnsi="Calisto MT" w:cs="Calisto MT"/>
          <w:lang w:val="en-US"/>
        </w:rPr>
        <w:fldChar w:fldCharType="end"/>
      </w:r>
      <w:commentRangeEnd w:id="28"/>
      <w:r>
        <w:rPr>
          <w:rStyle w:val="Marquedecommentaire"/>
        </w:rPr>
        <w:commentReference w:id="28"/>
      </w:r>
      <w:r w:rsidR="461BF7C1" w:rsidRPr="6AA636B6">
        <w:rPr>
          <w:rFonts w:ascii="Calisto MT" w:eastAsia="Calisto MT" w:hAnsi="Calisto MT" w:cs="Calisto MT"/>
          <w:lang w:val="en-US"/>
        </w:rPr>
        <w:t>)</w:t>
      </w:r>
      <w:r w:rsidRPr="6AA636B6">
        <w:rPr>
          <w:rFonts w:ascii="Calisto MT" w:eastAsia="Calisto MT" w:hAnsi="Calisto MT" w:cs="Calisto MT"/>
          <w:lang w:val="en-US"/>
        </w:rPr>
        <w:t>.</w:t>
      </w:r>
    </w:p>
    <w:p w14:paraId="4E853306" w14:textId="77777777" w:rsidR="00721AF4" w:rsidRPr="00E55B3B" w:rsidRDefault="00721AF4" w:rsidP="06301BBF">
      <w:pPr>
        <w:spacing w:afterAutospacing="1"/>
        <w:jc w:val="both"/>
        <w:rPr>
          <w:rFonts w:ascii="Calisto MT" w:eastAsia="Calisto MT" w:hAnsi="Calisto MT" w:cs="Calisto MT"/>
          <w:lang w:val="en-US"/>
        </w:rPr>
      </w:pPr>
    </w:p>
    <w:p w14:paraId="677FDDC8" w14:textId="094C53E1" w:rsidR="047A7BA4" w:rsidRPr="00E55B3B" w:rsidRDefault="047A7BA4" w:rsidP="2AF7B1DD">
      <w:pPr>
        <w:spacing w:afterAutospacing="1"/>
        <w:jc w:val="both"/>
        <w:rPr>
          <w:rStyle w:val="Lienhypertexte"/>
          <w:rFonts w:eastAsiaTheme="minorEastAsia"/>
          <w:b/>
          <w:bCs/>
          <w:i/>
          <w:iCs/>
          <w:color w:val="auto"/>
          <w:u w:val="none"/>
          <w:lang w:val="en-US"/>
        </w:rPr>
      </w:pPr>
      <w:r w:rsidRPr="2AF7B1DD">
        <w:rPr>
          <w:rStyle w:val="Lienhypertexte"/>
          <w:rFonts w:eastAsiaTheme="minorEastAsia"/>
          <w:b/>
          <w:bCs/>
          <w:i/>
          <w:iCs/>
          <w:color w:val="auto"/>
          <w:u w:val="none"/>
          <w:lang w:val="en-US"/>
        </w:rPr>
        <w:t>Train booking procedure:</w:t>
      </w:r>
    </w:p>
    <w:p w14:paraId="64A1F53D" w14:textId="6435E84F" w:rsidR="2AF7B1DD" w:rsidRDefault="2AF7B1DD" w:rsidP="2AF7B1DD">
      <w:pPr>
        <w:spacing w:afterAutospacing="1"/>
        <w:jc w:val="both"/>
        <w:rPr>
          <w:rStyle w:val="Lienhypertexte"/>
          <w:rFonts w:eastAsiaTheme="minorEastAsia"/>
          <w:b/>
          <w:bCs/>
          <w:i/>
          <w:iCs/>
          <w:color w:val="auto"/>
          <w:u w:val="none"/>
          <w:lang w:val="en-US"/>
        </w:rPr>
      </w:pPr>
      <w:r w:rsidRPr="2AF7B1DD">
        <w:rPr>
          <w:rStyle w:val="Lienhypertexte"/>
          <w:rFonts w:eastAsiaTheme="minorEastAsia"/>
          <w:b/>
          <w:bCs/>
          <w:i/>
          <w:iCs/>
          <w:color w:val="auto"/>
          <w:u w:val="none"/>
          <w:lang w:val="en-US"/>
        </w:rPr>
        <w:t>For travels in Switzerland:</w:t>
      </w:r>
    </w:p>
    <w:p w14:paraId="3E09920F" w14:textId="35BE4DEA" w:rsidR="0BD55CC0" w:rsidRPr="00E55B3B" w:rsidRDefault="30B8F2B9" w:rsidP="2785A5C9">
      <w:pPr>
        <w:pStyle w:val="Paragraphedeliste"/>
        <w:numPr>
          <w:ilvl w:val="0"/>
          <w:numId w:val="1"/>
        </w:numPr>
        <w:jc w:val="both"/>
        <w:rPr>
          <w:rStyle w:val="Lienhypertexte"/>
          <w:rFonts w:eastAsiaTheme="minorEastAsia"/>
          <w:b/>
          <w:bCs/>
          <w:i/>
          <w:iCs/>
          <w:color w:val="auto"/>
          <w:u w:val="none"/>
          <w:lang w:val="en-US"/>
        </w:rPr>
      </w:pPr>
      <w:r w:rsidRPr="00E55B3B">
        <w:rPr>
          <w:rStyle w:val="Lienhypertexte"/>
          <w:rFonts w:eastAsiaTheme="minorEastAsia"/>
          <w:color w:val="auto"/>
          <w:u w:val="none"/>
          <w:lang w:val="en-US"/>
        </w:rPr>
        <w:t xml:space="preserve">Receive the request together with the </w:t>
      </w:r>
      <w:r w:rsidR="00E55B3B">
        <w:rPr>
          <w:rStyle w:val="Lienhypertexte"/>
          <w:rFonts w:eastAsiaTheme="minorEastAsia"/>
          <w:color w:val="auto"/>
          <w:u w:val="none"/>
          <w:lang w:val="en-US"/>
        </w:rPr>
        <w:t xml:space="preserve">approved </w:t>
      </w:r>
      <w:r w:rsidRPr="00E55B3B">
        <w:rPr>
          <w:rStyle w:val="Lienhypertexte"/>
          <w:rFonts w:eastAsiaTheme="minorEastAsia"/>
          <w:color w:val="auto"/>
          <w:u w:val="none"/>
          <w:lang w:val="en-US"/>
        </w:rPr>
        <w:t>TA</w:t>
      </w:r>
    </w:p>
    <w:p w14:paraId="19F48DBE" w14:textId="4B556381" w:rsidR="5B9E2421" w:rsidRPr="00E55B3B" w:rsidRDefault="30B8F2B9" w:rsidP="2785A5C9">
      <w:pPr>
        <w:pStyle w:val="Paragraphedeliste"/>
        <w:numPr>
          <w:ilvl w:val="0"/>
          <w:numId w:val="1"/>
        </w:numPr>
        <w:jc w:val="both"/>
        <w:rPr>
          <w:rFonts w:eastAsiaTheme="minorEastAsia"/>
          <w:lang w:val="en-US"/>
        </w:rPr>
      </w:pPr>
      <w:r w:rsidRPr="00E55B3B">
        <w:rPr>
          <w:rFonts w:eastAsiaTheme="minorEastAsia"/>
          <w:lang w:val="en-US"/>
        </w:rPr>
        <w:t xml:space="preserve">Create the folder under outlook AV LOGISTICS </w:t>
      </w:r>
    </w:p>
    <w:p w14:paraId="2227466D" w14:textId="249B51E1" w:rsidR="5B9E2421" w:rsidRPr="00E55B3B" w:rsidRDefault="2DA2C5AF" w:rsidP="2785A5C9">
      <w:pPr>
        <w:pStyle w:val="Paragraphedeliste"/>
        <w:numPr>
          <w:ilvl w:val="0"/>
          <w:numId w:val="1"/>
        </w:numPr>
        <w:jc w:val="both"/>
        <w:rPr>
          <w:lang w:val="en-US"/>
        </w:rPr>
      </w:pPr>
      <w:r w:rsidRPr="00E55B3B">
        <w:rPr>
          <w:rFonts w:eastAsiaTheme="minorEastAsia"/>
          <w:lang w:val="en-US"/>
        </w:rPr>
        <w:t>Send</w:t>
      </w:r>
      <w:r w:rsidR="00E55B3B">
        <w:rPr>
          <w:rFonts w:eastAsiaTheme="minorEastAsia"/>
          <w:lang w:val="en-US"/>
        </w:rPr>
        <w:t xml:space="preserve"> itinerary</w:t>
      </w:r>
      <w:r w:rsidRPr="00E55B3B">
        <w:rPr>
          <w:rFonts w:eastAsiaTheme="minorEastAsia"/>
          <w:lang w:val="en-US"/>
        </w:rPr>
        <w:t xml:space="preserve"> options to the traveler</w:t>
      </w:r>
    </w:p>
    <w:p w14:paraId="36AD9167" w14:textId="62261003" w:rsidR="5B9E2421" w:rsidRPr="00E55B3B" w:rsidRDefault="2DA2C5AF" w:rsidP="2785A5C9">
      <w:pPr>
        <w:pStyle w:val="Paragraphedeliste"/>
        <w:numPr>
          <w:ilvl w:val="0"/>
          <w:numId w:val="1"/>
        </w:numPr>
        <w:jc w:val="both"/>
        <w:rPr>
          <w:rFonts w:eastAsiaTheme="minorEastAsia"/>
          <w:lang w:val="en-US"/>
        </w:rPr>
      </w:pPr>
      <w:r w:rsidRPr="00E55B3B">
        <w:rPr>
          <w:rFonts w:eastAsiaTheme="minorEastAsia"/>
          <w:lang w:val="en-US"/>
        </w:rPr>
        <w:t>Ask</w:t>
      </w:r>
      <w:r w:rsidR="20F796B4" w:rsidRPr="00E55B3B">
        <w:rPr>
          <w:rFonts w:eastAsiaTheme="minorEastAsia"/>
          <w:lang w:val="en-US"/>
        </w:rPr>
        <w:t xml:space="preserve"> </w:t>
      </w:r>
      <w:r w:rsidRPr="00E55B3B">
        <w:rPr>
          <w:rFonts w:eastAsiaTheme="minorEastAsia"/>
          <w:lang w:val="en-US"/>
        </w:rPr>
        <w:t xml:space="preserve">if </w:t>
      </w:r>
      <w:r w:rsidR="37660CC8" w:rsidRPr="00E55B3B">
        <w:rPr>
          <w:rFonts w:eastAsiaTheme="minorEastAsia"/>
          <w:lang w:val="en-US"/>
        </w:rPr>
        <w:t xml:space="preserve"> </w:t>
      </w:r>
      <w:r w:rsidRPr="00E55B3B">
        <w:rPr>
          <w:rFonts w:eastAsiaTheme="minorEastAsia"/>
          <w:lang w:val="en-US"/>
        </w:rPr>
        <w:t>she/he holds any kind of reduction (half fare card in Switzerland)</w:t>
      </w:r>
    </w:p>
    <w:p w14:paraId="3748B0B7" w14:textId="1FB246EB" w:rsidR="5B9E2421" w:rsidRPr="00E55B3B" w:rsidRDefault="2DA2C5AF" w:rsidP="06301BBF">
      <w:pPr>
        <w:pStyle w:val="Paragraphedeliste"/>
        <w:numPr>
          <w:ilvl w:val="0"/>
          <w:numId w:val="1"/>
        </w:numPr>
        <w:jc w:val="both"/>
        <w:rPr>
          <w:rStyle w:val="Lienhypertexte"/>
          <w:rFonts w:eastAsiaTheme="minorEastAsia"/>
          <w:color w:val="auto"/>
          <w:lang w:val="en-US"/>
        </w:rPr>
      </w:pPr>
      <w:r w:rsidRPr="00E55B3B">
        <w:rPr>
          <w:rFonts w:eastAsiaTheme="minorEastAsia"/>
          <w:lang w:val="en-US"/>
        </w:rPr>
        <w:t xml:space="preserve">Log in to the </w:t>
      </w:r>
      <w:r w:rsidR="6CD79732" w:rsidRPr="00E55B3B">
        <w:rPr>
          <w:rFonts w:eastAsiaTheme="minorEastAsia"/>
          <w:lang w:val="en-US"/>
        </w:rPr>
        <w:t xml:space="preserve">HD’s </w:t>
      </w:r>
      <w:r w:rsidR="2CA8B815" w:rsidRPr="00E55B3B">
        <w:rPr>
          <w:rFonts w:eastAsiaTheme="minorEastAsia"/>
          <w:lang w:val="en-US"/>
        </w:rPr>
        <w:t>CFF business</w:t>
      </w:r>
      <w:r w:rsidR="44FA5A34" w:rsidRPr="00E55B3B">
        <w:rPr>
          <w:rFonts w:eastAsiaTheme="minorEastAsia"/>
          <w:lang w:val="en-US"/>
        </w:rPr>
        <w:t xml:space="preserve"> </w:t>
      </w:r>
      <w:r w:rsidRPr="00E55B3B">
        <w:rPr>
          <w:rFonts w:eastAsiaTheme="minorEastAsia"/>
          <w:lang w:val="en-US"/>
        </w:rPr>
        <w:t xml:space="preserve">account </w:t>
      </w:r>
      <w:r w:rsidR="2F496C2D" w:rsidRPr="00E55B3B">
        <w:rPr>
          <w:rFonts w:eastAsiaTheme="minorEastAsia"/>
          <w:lang w:val="en-US"/>
        </w:rPr>
        <w:t xml:space="preserve">using </w:t>
      </w:r>
      <w:r w:rsidRPr="00E55B3B">
        <w:rPr>
          <w:rFonts w:eastAsiaTheme="minorEastAsia"/>
          <w:lang w:val="en-US"/>
        </w:rPr>
        <w:t xml:space="preserve">your </w:t>
      </w:r>
      <w:r w:rsidR="3B685BB7" w:rsidRPr="00E55B3B">
        <w:rPr>
          <w:rFonts w:eastAsiaTheme="minorEastAsia"/>
          <w:lang w:val="en-US"/>
        </w:rPr>
        <w:t>S</w:t>
      </w:r>
      <w:r w:rsidRPr="00E55B3B">
        <w:rPr>
          <w:rFonts w:eastAsiaTheme="minorEastAsia"/>
          <w:lang w:val="en-US"/>
        </w:rPr>
        <w:t>wisspass credentials:</w:t>
      </w:r>
      <w:r w:rsidR="09A3486A" w:rsidRPr="00E55B3B">
        <w:rPr>
          <w:rFonts w:eastAsiaTheme="minorEastAsia"/>
          <w:lang w:val="en-US"/>
        </w:rPr>
        <w:t xml:space="preserve"> </w:t>
      </w:r>
      <w:r w:rsidR="311F6BF1" w:rsidRPr="00E55B3B">
        <w:rPr>
          <w:rStyle w:val="Lienhypertexte"/>
          <w:rFonts w:eastAsiaTheme="minorEastAsia"/>
          <w:color w:val="auto"/>
          <w:u w:val="none"/>
          <w:lang w:val="en-US"/>
        </w:rPr>
        <w:t>www.swisspass.ch/oevlogin/login</w:t>
      </w:r>
    </w:p>
    <w:p w14:paraId="5681FABF" w14:textId="1F1D1803" w:rsidR="5B9E2421" w:rsidRPr="00E55B3B" w:rsidRDefault="2DA2C5AF" w:rsidP="2785A5C9">
      <w:pPr>
        <w:pStyle w:val="Paragraphedeliste"/>
        <w:numPr>
          <w:ilvl w:val="0"/>
          <w:numId w:val="1"/>
        </w:numPr>
        <w:jc w:val="both"/>
        <w:rPr>
          <w:rFonts w:eastAsiaTheme="minorEastAsia"/>
          <w:lang w:val="en-US"/>
        </w:rPr>
      </w:pPr>
      <w:r w:rsidRPr="00E55B3B">
        <w:rPr>
          <w:rStyle w:val="Lienhypertexte"/>
          <w:rFonts w:eastAsiaTheme="minorEastAsia"/>
          <w:color w:val="auto"/>
          <w:u w:val="none"/>
          <w:lang w:val="en-US"/>
        </w:rPr>
        <w:t>Select user role Centre for</w:t>
      </w:r>
      <w:r w:rsidR="2BC3A890" w:rsidRPr="00E55B3B">
        <w:rPr>
          <w:rStyle w:val="Lienhypertexte"/>
          <w:rFonts w:eastAsiaTheme="minorEastAsia"/>
          <w:color w:val="auto"/>
          <w:u w:val="none"/>
          <w:lang w:val="en-US"/>
        </w:rPr>
        <w:t xml:space="preserve"> – </w:t>
      </w:r>
      <w:r w:rsidRPr="00E55B3B">
        <w:rPr>
          <w:rStyle w:val="Lienhypertexte"/>
          <w:rFonts w:eastAsiaTheme="minorEastAsia"/>
          <w:color w:val="auto"/>
          <w:u w:val="none"/>
          <w:lang w:val="en-US"/>
        </w:rPr>
        <w:t>CEN7905</w:t>
      </w:r>
    </w:p>
    <w:p w14:paraId="78CCF0F1" w14:textId="5B0EA724" w:rsidR="5B9E2421" w:rsidRPr="00E55B3B" w:rsidRDefault="64B044EF" w:rsidP="06301BBF">
      <w:pPr>
        <w:pStyle w:val="Paragraphedeliste"/>
        <w:numPr>
          <w:ilvl w:val="0"/>
          <w:numId w:val="1"/>
        </w:numPr>
        <w:jc w:val="both"/>
        <w:rPr>
          <w:rFonts w:eastAsiaTheme="minorEastAsia"/>
          <w:lang w:val="en-US"/>
        </w:rPr>
      </w:pPr>
      <w:r w:rsidRPr="00E55B3B">
        <w:rPr>
          <w:rFonts w:eastAsiaTheme="minorEastAsia"/>
          <w:lang w:val="en-US"/>
        </w:rPr>
        <w:t>Purchase</w:t>
      </w:r>
      <w:r w:rsidR="7A18DE5D" w:rsidRPr="00E55B3B">
        <w:rPr>
          <w:rFonts w:eastAsiaTheme="minorEastAsia"/>
          <w:lang w:val="en-US"/>
        </w:rPr>
        <w:t xml:space="preserve"> the ticket</w:t>
      </w:r>
      <w:r w:rsidR="364C058C" w:rsidRPr="00E55B3B">
        <w:rPr>
          <w:rFonts w:eastAsiaTheme="minorEastAsia"/>
          <w:lang w:val="en-US"/>
        </w:rPr>
        <w:t xml:space="preserve"> using the AirPlus account number</w:t>
      </w:r>
    </w:p>
    <w:p w14:paraId="0C643329" w14:textId="0BA0B35E" w:rsidR="3AAAD2BF" w:rsidRPr="00E55B3B" w:rsidRDefault="3AAAD2BF" w:rsidP="243789E5">
      <w:pPr>
        <w:pStyle w:val="Paragraphedeliste"/>
        <w:numPr>
          <w:ilvl w:val="0"/>
          <w:numId w:val="1"/>
        </w:numPr>
        <w:jc w:val="both"/>
        <w:rPr>
          <w:rFonts w:eastAsiaTheme="minorEastAsia"/>
          <w:lang w:val="en-US"/>
        </w:rPr>
      </w:pPr>
      <w:r w:rsidRPr="2AF7B1DD">
        <w:rPr>
          <w:rFonts w:asciiTheme="majorHAnsi" w:eastAsiaTheme="majorEastAsia" w:hAnsiTheme="majorHAnsi" w:cstheme="majorBidi"/>
          <w:lang w:val="en-US"/>
        </w:rPr>
        <w:t xml:space="preserve">File all important </w:t>
      </w:r>
      <w:r w:rsidR="00E55B3B" w:rsidRPr="2AF7B1DD">
        <w:rPr>
          <w:rFonts w:asciiTheme="majorHAnsi" w:eastAsiaTheme="majorEastAsia" w:hAnsiTheme="majorHAnsi" w:cstheme="majorBidi"/>
          <w:lang w:val="en-US"/>
        </w:rPr>
        <w:t>communications</w:t>
      </w:r>
      <w:r w:rsidRPr="2AF7B1DD">
        <w:rPr>
          <w:rFonts w:asciiTheme="majorHAnsi" w:eastAsiaTheme="majorEastAsia" w:hAnsiTheme="majorHAnsi" w:cstheme="majorBidi"/>
          <w:lang w:val="en-US"/>
        </w:rPr>
        <w:t xml:space="preserve"> in the travel</w:t>
      </w:r>
      <w:r w:rsidR="69DC203D" w:rsidRPr="2AF7B1DD">
        <w:rPr>
          <w:rFonts w:asciiTheme="majorHAnsi" w:eastAsiaTheme="majorEastAsia" w:hAnsiTheme="majorHAnsi" w:cstheme="majorBidi"/>
          <w:lang w:val="en-US"/>
        </w:rPr>
        <w:t>ler</w:t>
      </w:r>
      <w:r w:rsidRPr="2AF7B1DD">
        <w:rPr>
          <w:rFonts w:asciiTheme="majorHAnsi" w:eastAsiaTheme="majorEastAsia" w:hAnsiTheme="majorHAnsi" w:cstheme="majorBidi"/>
          <w:lang w:val="en-US"/>
        </w:rPr>
        <w:t xml:space="preserve"> folder</w:t>
      </w:r>
    </w:p>
    <w:p w14:paraId="01ACCEDC" w14:textId="4FD6D7B6"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b/>
          <w:bCs/>
          <w:i/>
          <w:iCs/>
          <w:lang w:val="en-US"/>
        </w:rPr>
        <w:t>For international travels booked on CFF/SBB</w:t>
      </w:r>
      <w:r w:rsidRPr="2AF7B1DD">
        <w:rPr>
          <w:rFonts w:asciiTheme="majorHAnsi" w:eastAsiaTheme="majorEastAsia" w:hAnsiTheme="majorHAnsi" w:cstheme="majorBidi"/>
          <w:lang w:val="en-US"/>
        </w:rPr>
        <w:t>:</w:t>
      </w:r>
    </w:p>
    <w:p w14:paraId="7BBB9ECC" w14:textId="51A88C1E"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Same as above, except you can log in directly on the HDC/CFF Business account:</w:t>
      </w:r>
    </w:p>
    <w:p w14:paraId="74C86318" w14:textId="5089BBB9" w:rsidR="2AF7B1DD" w:rsidRDefault="2AF7B1DD" w:rsidP="2AF7B1DD">
      <w:pPr>
        <w:jc w:val="both"/>
        <w:rPr>
          <w:rFonts w:asciiTheme="majorHAnsi" w:eastAsiaTheme="majorEastAsia" w:hAnsiTheme="majorHAnsi" w:cstheme="majorBidi"/>
          <w:lang w:val="en-US"/>
        </w:rPr>
      </w:pPr>
      <w:hyperlink r:id="rId22">
        <w:r w:rsidRPr="2AF7B1DD">
          <w:rPr>
            <w:rStyle w:val="Lienhypertexte"/>
            <w:rFonts w:asciiTheme="majorHAnsi" w:eastAsiaTheme="majorEastAsia" w:hAnsiTheme="majorHAnsi" w:cstheme="majorBidi"/>
            <w:lang w:val="en-US"/>
          </w:rPr>
          <w:t>https://www.sbb.ch/ticketshop</w:t>
        </w:r>
      </w:hyperlink>
    </w:p>
    <w:p w14:paraId="5D56B3DE" w14:textId="50CA48D3"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CFF Login:</w:t>
      </w:r>
    </w:p>
    <w:p w14:paraId="37331E56" w14:textId="50D3D415"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 xml:space="preserve"> www.cff.ch/businesss</w:t>
      </w:r>
    </w:p>
    <w:p w14:paraId="50A4DCC6" w14:textId="4F91B7E7"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 xml:space="preserve"> User-ID: HDC-CFF</w:t>
      </w:r>
    </w:p>
    <w:p w14:paraId="0C9E643B" w14:textId="51D46700"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 xml:space="preserve"> Password:1Centrehd</w:t>
      </w:r>
    </w:p>
    <w:p w14:paraId="578C809E" w14:textId="3015A575"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 xml:space="preserve"> Contract number: CEN7905</w:t>
      </w:r>
    </w:p>
    <w:p w14:paraId="4ED8AE69" w14:textId="64D161BD" w:rsidR="2AF7B1DD" w:rsidRDefault="2AF7B1DD" w:rsidP="2AF7B1DD">
      <w:pPr>
        <w:jc w:val="both"/>
        <w:rPr>
          <w:rFonts w:asciiTheme="majorHAnsi" w:eastAsiaTheme="majorEastAsia" w:hAnsiTheme="majorHAnsi" w:cstheme="majorBidi"/>
          <w:lang w:val="en-US"/>
        </w:rPr>
      </w:pPr>
      <w:r w:rsidRPr="2AF7B1DD">
        <w:rPr>
          <w:rFonts w:asciiTheme="majorHAnsi" w:eastAsiaTheme="majorEastAsia" w:hAnsiTheme="majorHAnsi" w:cstheme="majorBidi"/>
          <w:lang w:val="en-US"/>
        </w:rPr>
        <w:t>Please insert the project code and your initials. The ticket will be invoiced through AirPlus (Delta Account), the invoice will be shared by Alexis for verification.</w:t>
      </w:r>
    </w:p>
    <w:p w14:paraId="5756D0E4" w14:textId="4CA30A06" w:rsidR="5E8106E7" w:rsidRPr="00327E8C" w:rsidRDefault="4ED8E177" w:rsidP="243789E5">
      <w:pPr>
        <w:spacing w:afterAutospacing="1"/>
        <w:jc w:val="both"/>
        <w:rPr>
          <w:lang w:val="en-US"/>
        </w:rPr>
      </w:pPr>
      <w:r w:rsidRPr="243789E5">
        <w:rPr>
          <w:lang w:val="en-US"/>
        </w:rPr>
        <w:t xml:space="preserve">Tickets </w:t>
      </w:r>
      <w:r w:rsidR="736612F1" w:rsidRPr="243789E5">
        <w:rPr>
          <w:lang w:val="en-US"/>
        </w:rPr>
        <w:t xml:space="preserve">from </w:t>
      </w:r>
      <w:r w:rsidRPr="243789E5">
        <w:rPr>
          <w:lang w:val="en-US"/>
        </w:rPr>
        <w:t xml:space="preserve">Geneva </w:t>
      </w:r>
      <w:r w:rsidR="18CFE1EF" w:rsidRPr="243789E5">
        <w:rPr>
          <w:lang w:val="en-US"/>
        </w:rPr>
        <w:t>to</w:t>
      </w:r>
      <w:r w:rsidRPr="243789E5">
        <w:rPr>
          <w:lang w:val="en-US"/>
        </w:rPr>
        <w:t xml:space="preserve"> Paris are usually bought </w:t>
      </w:r>
      <w:r w:rsidR="1A026E8C" w:rsidRPr="243789E5">
        <w:rPr>
          <w:lang w:val="en-US"/>
        </w:rPr>
        <w:t xml:space="preserve">via the </w:t>
      </w:r>
      <w:hyperlink r:id="rId23">
        <w:r w:rsidR="1A026E8C" w:rsidRPr="243789E5">
          <w:rPr>
            <w:rStyle w:val="Lienhypertexte"/>
            <w:lang w:val="en-US"/>
          </w:rPr>
          <w:t xml:space="preserve">SNCF </w:t>
        </w:r>
        <w:r w:rsidR="00F40001" w:rsidRPr="243789E5">
          <w:rPr>
            <w:rStyle w:val="Lienhypertexte"/>
            <w:lang w:val="en-US"/>
          </w:rPr>
          <w:t>website</w:t>
        </w:r>
      </w:hyperlink>
      <w:r w:rsidR="00352186" w:rsidRPr="243789E5">
        <w:rPr>
          <w:lang w:val="en-US"/>
        </w:rPr>
        <w:t>,</w:t>
      </w:r>
      <w:r w:rsidR="6D8059A8" w:rsidRPr="243789E5">
        <w:rPr>
          <w:lang w:val="en-US"/>
        </w:rPr>
        <w:t xml:space="preserve"> as it is easier to cancel/modify a booking</w:t>
      </w:r>
      <w:r w:rsidR="00E55B3B" w:rsidRPr="243789E5">
        <w:rPr>
          <w:lang w:val="en-US"/>
        </w:rPr>
        <w:t>.</w:t>
      </w:r>
      <w:r w:rsidR="54C16305" w:rsidRPr="243789E5">
        <w:rPr>
          <w:lang w:val="en-US"/>
        </w:rPr>
        <w:t xml:space="preserve"> </w:t>
      </w:r>
      <w:r w:rsidR="1A026E8C" w:rsidRPr="243789E5">
        <w:rPr>
          <w:lang w:val="en-US"/>
        </w:rPr>
        <w:t xml:space="preserve">No private account is required, but the payment </w:t>
      </w:r>
      <w:r w:rsidR="00C159E5" w:rsidRPr="243789E5">
        <w:rPr>
          <w:lang w:val="en-US"/>
        </w:rPr>
        <w:t>has to be processed</w:t>
      </w:r>
      <w:r w:rsidR="00E55B3B" w:rsidRPr="243789E5">
        <w:rPr>
          <w:lang w:val="en-US"/>
        </w:rPr>
        <w:t xml:space="preserve"> by credit card (not</w:t>
      </w:r>
      <w:r w:rsidR="00721AF4" w:rsidRPr="243789E5">
        <w:rPr>
          <w:lang w:val="en-US"/>
        </w:rPr>
        <w:t xml:space="preserve"> possib</w:t>
      </w:r>
      <w:r w:rsidR="446F3BF9" w:rsidRPr="243789E5">
        <w:rPr>
          <w:lang w:val="en-US"/>
        </w:rPr>
        <w:t>l</w:t>
      </w:r>
      <w:r w:rsidR="00E55B3B" w:rsidRPr="243789E5">
        <w:rPr>
          <w:lang w:val="en-US"/>
        </w:rPr>
        <w:t>e</w:t>
      </w:r>
      <w:r w:rsidR="446F3BF9" w:rsidRPr="243789E5">
        <w:rPr>
          <w:lang w:val="en-US"/>
        </w:rPr>
        <w:t xml:space="preserve"> with AirPlus).</w:t>
      </w:r>
    </w:p>
    <w:p w14:paraId="045037E8" w14:textId="637769EA" w:rsidR="7BFB0B95" w:rsidRPr="00327E8C" w:rsidRDefault="7BFB0B95" w:rsidP="243789E5">
      <w:pPr>
        <w:spacing w:afterAutospacing="1"/>
        <w:jc w:val="both"/>
        <w:rPr>
          <w:lang w:val="en-US"/>
        </w:rPr>
      </w:pPr>
    </w:p>
    <w:p w14:paraId="3692D09E" w14:textId="167C113E" w:rsidR="7BFB0B95" w:rsidRPr="00327E8C" w:rsidRDefault="7FD68B74" w:rsidP="243789E5">
      <w:pPr>
        <w:spacing w:afterAutospacing="1"/>
        <w:jc w:val="both"/>
        <w:rPr>
          <w:lang w:val="en-US"/>
        </w:rPr>
      </w:pPr>
      <w:r w:rsidRPr="243789E5">
        <w:rPr>
          <w:lang w:val="en-US"/>
        </w:rPr>
        <w:t>For staff members planned to travel more than four times a year within Switzerland for professional reasons, HD will cover the cost of the half-fare ticket.</w:t>
      </w:r>
    </w:p>
    <w:p w14:paraId="24372CB1" w14:textId="26C66BDE" w:rsidR="7BFB0B95" w:rsidRPr="00327E8C" w:rsidRDefault="7BFB0B95" w:rsidP="243789E5">
      <w:pPr>
        <w:spacing w:afterAutospacing="1"/>
        <w:jc w:val="both"/>
        <w:rPr>
          <w:lang w:val="en-US"/>
        </w:rPr>
      </w:pPr>
    </w:p>
    <w:p w14:paraId="105F73F4" w14:textId="7689CEC0" w:rsidR="7BFB0B95" w:rsidRPr="00327E8C" w:rsidRDefault="1A68D8A1" w:rsidP="243789E5">
      <w:pPr>
        <w:pStyle w:val="Paragraphedeliste"/>
        <w:numPr>
          <w:ilvl w:val="1"/>
          <w:numId w:val="33"/>
        </w:numPr>
        <w:outlineLvl w:val="1"/>
        <w:rPr>
          <w:b/>
          <w:bCs/>
          <w:lang w:val="en-US"/>
        </w:rPr>
      </w:pPr>
      <w:r w:rsidRPr="243789E5">
        <w:rPr>
          <w:b/>
          <w:bCs/>
          <w:lang w:val="en-US"/>
        </w:rPr>
        <w:t>Accommodation</w:t>
      </w:r>
    </w:p>
    <w:p w14:paraId="75A2A39B" w14:textId="1E56B152" w:rsidR="7BFB0B95" w:rsidRPr="00327E8C" w:rsidRDefault="550C9F47" w:rsidP="243789E5">
      <w:pPr>
        <w:jc w:val="both"/>
        <w:rPr>
          <w:lang w:val="en-US"/>
        </w:rPr>
      </w:pPr>
      <w:r w:rsidRPr="526B5059">
        <w:rPr>
          <w:lang w:val="en-US"/>
        </w:rPr>
        <w:t>Only 3 and 4</w:t>
      </w:r>
      <w:r w:rsidR="108555D4" w:rsidRPr="526B5059">
        <w:rPr>
          <w:lang w:val="en-US"/>
        </w:rPr>
        <w:t>-star</w:t>
      </w:r>
      <w:r w:rsidRPr="526B5059">
        <w:rPr>
          <w:lang w:val="en-US"/>
        </w:rPr>
        <w:t xml:space="preserve"> hotels can be booked in Europe</w:t>
      </w:r>
      <w:r w:rsidR="46CB27CC" w:rsidRPr="526B5059">
        <w:rPr>
          <w:lang w:val="en-US"/>
        </w:rPr>
        <w:t xml:space="preserve"> including Turkey</w:t>
      </w:r>
      <w:r w:rsidRPr="526B5059">
        <w:rPr>
          <w:lang w:val="en-US"/>
        </w:rPr>
        <w:t>, North America</w:t>
      </w:r>
      <w:r w:rsidR="03216FAD" w:rsidRPr="526B5059">
        <w:rPr>
          <w:lang w:val="en-US"/>
        </w:rPr>
        <w:t xml:space="preserve">, </w:t>
      </w:r>
      <w:r w:rsidR="4F43E5DE" w:rsidRPr="526B5059">
        <w:rPr>
          <w:lang w:val="en-US"/>
        </w:rPr>
        <w:t>G</w:t>
      </w:r>
      <w:r w:rsidR="03216FAD" w:rsidRPr="526B5059">
        <w:rPr>
          <w:lang w:val="en-US"/>
        </w:rPr>
        <w:t xml:space="preserve">ulf countries including Oman </w:t>
      </w:r>
      <w:r w:rsidRPr="526B5059">
        <w:rPr>
          <w:lang w:val="en-US"/>
        </w:rPr>
        <w:t>and Asia</w:t>
      </w:r>
      <w:r w:rsidR="1B5AA7EA" w:rsidRPr="526B5059">
        <w:rPr>
          <w:lang w:val="en-US"/>
        </w:rPr>
        <w:t>.</w:t>
      </w:r>
    </w:p>
    <w:p w14:paraId="38DD92FD" w14:textId="40FE8E24" w:rsidR="1A68D8A1" w:rsidRDefault="1A68D8A1" w:rsidP="7654C5D7">
      <w:pPr>
        <w:jc w:val="both"/>
        <w:rPr>
          <w:lang w:val="en-US"/>
        </w:rPr>
      </w:pPr>
      <w:r w:rsidRPr="7654C5D7">
        <w:rPr>
          <w:lang w:val="en-US"/>
        </w:rPr>
        <w:t>5</w:t>
      </w:r>
      <w:r w:rsidR="79012C66" w:rsidRPr="7654C5D7">
        <w:rPr>
          <w:lang w:val="en-US"/>
        </w:rPr>
        <w:t>-</w:t>
      </w:r>
      <w:r w:rsidRPr="7654C5D7">
        <w:rPr>
          <w:lang w:val="en-US"/>
        </w:rPr>
        <w:t xml:space="preserve">star hotels are not allowed </w:t>
      </w:r>
      <w:r w:rsidR="089892D1" w:rsidRPr="7654C5D7">
        <w:rPr>
          <w:lang w:val="en-US"/>
        </w:rPr>
        <w:t xml:space="preserve">for the above-mentioned regions </w:t>
      </w:r>
      <w:r w:rsidRPr="7654C5D7">
        <w:rPr>
          <w:lang w:val="en-US"/>
        </w:rPr>
        <w:t>unless th</w:t>
      </w:r>
      <w:r w:rsidR="22E2142F" w:rsidRPr="7654C5D7">
        <w:rPr>
          <w:lang w:val="en-US"/>
        </w:rPr>
        <w:t>is is approved in writing by the COO.</w:t>
      </w:r>
      <w:r w:rsidR="2B3B1581" w:rsidRPr="7654C5D7">
        <w:rPr>
          <w:lang w:val="en-US"/>
        </w:rPr>
        <w:t xml:space="preserve"> A copy has to be filled in the </w:t>
      </w:r>
      <w:r w:rsidR="2632CB5C" w:rsidRPr="7654C5D7">
        <w:rPr>
          <w:lang w:val="en-US"/>
        </w:rPr>
        <w:t>traveler</w:t>
      </w:r>
      <w:r w:rsidR="2B3B1581" w:rsidRPr="7654C5D7">
        <w:rPr>
          <w:lang w:val="en-US"/>
        </w:rPr>
        <w:t xml:space="preserve"> folder.</w:t>
      </w:r>
      <w:r w:rsidR="42E22B62" w:rsidRPr="7654C5D7">
        <w:rPr>
          <w:lang w:val="en-US"/>
        </w:rPr>
        <w:t xml:space="preserve"> To avoid individual approvals, a memo can be done including recurring hotels. </w:t>
      </w:r>
    </w:p>
    <w:p w14:paraId="7A6486EF" w14:textId="77BD922C" w:rsidR="4AD7790B" w:rsidRDefault="4AD7790B" w:rsidP="5698BADA">
      <w:pPr>
        <w:spacing w:afterAutospacing="1"/>
        <w:jc w:val="both"/>
        <w:rPr>
          <w:lang w:val="en-US"/>
        </w:rPr>
      </w:pPr>
      <w:r w:rsidRPr="47D78C97">
        <w:rPr>
          <w:lang w:val="en-US"/>
        </w:rPr>
        <w:t>The logistics coordinator will book and pay the accommodation when possible, ensuring HD policy and donor’s requirements are followed. The selection of the hotel can be based on various criteria</w:t>
      </w:r>
      <w:r w:rsidR="48294270" w:rsidRPr="47D78C97">
        <w:rPr>
          <w:lang w:val="en-US"/>
        </w:rPr>
        <w:t>s</w:t>
      </w:r>
      <w:r w:rsidRPr="47D78C97">
        <w:rPr>
          <w:lang w:val="en-US"/>
        </w:rPr>
        <w:t xml:space="preserve">, </w:t>
      </w:r>
      <w:r w:rsidR="6FA42FE3" w:rsidRPr="47D78C97">
        <w:rPr>
          <w:lang w:val="en-US"/>
        </w:rPr>
        <w:t>price</w:t>
      </w:r>
      <w:r w:rsidRPr="47D78C97">
        <w:rPr>
          <w:lang w:val="en-US"/>
        </w:rPr>
        <w:t xml:space="preserve">, location (close airport/train station or meeting location) and </w:t>
      </w:r>
      <w:r w:rsidR="36FD6DB9" w:rsidRPr="47D78C97">
        <w:rPr>
          <w:lang w:val="en-US"/>
        </w:rPr>
        <w:t>safety</w:t>
      </w:r>
      <w:r w:rsidRPr="47D78C97">
        <w:rPr>
          <w:lang w:val="en-US"/>
        </w:rPr>
        <w:t>. The traveler is allowed to give his/her preference but the final choice remain within the Logistics Coordinator.</w:t>
      </w:r>
    </w:p>
    <w:p w14:paraId="6EAECEBE" w14:textId="28267313" w:rsidR="5698BADA" w:rsidRDefault="5698BADA" w:rsidP="5698BADA">
      <w:pPr>
        <w:spacing w:afterAutospacing="1"/>
        <w:jc w:val="both"/>
        <w:rPr>
          <w:lang w:val="en-US"/>
        </w:rPr>
      </w:pPr>
    </w:p>
    <w:p w14:paraId="1AD810D9" w14:textId="720B9D69" w:rsidR="4AD7790B" w:rsidRDefault="290D3B40" w:rsidP="5698BADA">
      <w:pPr>
        <w:spacing w:afterAutospacing="1"/>
        <w:jc w:val="both"/>
        <w:rPr>
          <w:lang w:val="en-US"/>
        </w:rPr>
      </w:pPr>
      <w:r w:rsidRPr="7654C5D7">
        <w:rPr>
          <w:lang w:val="en-US"/>
        </w:rPr>
        <w:t xml:space="preserve">1.5.1 </w:t>
      </w:r>
      <w:r w:rsidR="4AD7790B" w:rsidRPr="7654C5D7">
        <w:rPr>
          <w:lang w:val="en-US"/>
        </w:rPr>
        <w:t>Hotel booking</w:t>
      </w:r>
      <w:r w:rsidR="0614105A" w:rsidRPr="7654C5D7">
        <w:rPr>
          <w:lang w:val="en-US"/>
        </w:rPr>
        <w:t xml:space="preserve"> for missions</w:t>
      </w:r>
    </w:p>
    <w:p w14:paraId="4D0DEACF" w14:textId="22FD68DA" w:rsidR="5698BADA" w:rsidRDefault="5698BADA" w:rsidP="5698BADA">
      <w:pPr>
        <w:spacing w:afterAutospacing="1"/>
        <w:jc w:val="both"/>
        <w:rPr>
          <w:lang w:val="en-US"/>
        </w:rPr>
      </w:pPr>
    </w:p>
    <w:p w14:paraId="7CC2242D" w14:textId="5369BF87" w:rsidR="4AD7790B" w:rsidRDefault="4AD7790B" w:rsidP="5698BADA">
      <w:pPr>
        <w:spacing w:afterAutospacing="1"/>
        <w:jc w:val="both"/>
        <w:rPr>
          <w:lang w:val="en-US"/>
        </w:rPr>
      </w:pPr>
      <w:r w:rsidRPr="5698BADA">
        <w:rPr>
          <w:lang w:val="en-US"/>
        </w:rPr>
        <w:t xml:space="preserve">HD has corporate agreements with various hotels in Geneva and worldwide, please refer to existing </w:t>
      </w:r>
      <w:hyperlink r:id="rId24" w:history="1">
        <w:r w:rsidRPr="5698BADA">
          <w:rPr>
            <w:rStyle w:val="Lienhypertexte"/>
            <w:lang w:val="en-US"/>
          </w:rPr>
          <w:t>database</w:t>
        </w:r>
      </w:hyperlink>
      <w:r w:rsidRPr="5698BADA">
        <w:rPr>
          <w:lang w:val="en-US"/>
        </w:rPr>
        <w:t xml:space="preserve"> available on SharePoint and previous bookings filed in Outlook/AV Logistics/ Hotels GVA or Hotels Worldwide.</w:t>
      </w:r>
    </w:p>
    <w:p w14:paraId="2F1C7F16" w14:textId="1AA85221" w:rsidR="5698BADA" w:rsidRDefault="5698BADA" w:rsidP="5698BADA">
      <w:pPr>
        <w:spacing w:afterAutospacing="1"/>
        <w:jc w:val="both"/>
        <w:rPr>
          <w:lang w:val="en-US"/>
        </w:rPr>
      </w:pPr>
    </w:p>
    <w:p w14:paraId="0B0A652C" w14:textId="39E3FAF1" w:rsidR="4AD7790B" w:rsidRDefault="4AD7790B" w:rsidP="5698BADA">
      <w:pPr>
        <w:spacing w:afterAutospacing="1"/>
        <w:jc w:val="both"/>
        <w:rPr>
          <w:lang w:val="en-US"/>
        </w:rPr>
      </w:pPr>
      <w:r w:rsidRPr="6AA636B6">
        <w:rPr>
          <w:lang w:val="en-US"/>
        </w:rPr>
        <w:t xml:space="preserve">If the selected hotel is a partner (signed agreement), the booking is made directly with the partner – always in writing. You can check availability over the phone, but a written confirmation including name(s), dates, </w:t>
      </w:r>
      <w:r w:rsidR="5F187662" w:rsidRPr="6AA636B6">
        <w:rPr>
          <w:lang w:val="en-US"/>
        </w:rPr>
        <w:t>room category,</w:t>
      </w:r>
      <w:r w:rsidRPr="6AA636B6">
        <w:rPr>
          <w:lang w:val="en-US"/>
        </w:rPr>
        <w:t xml:space="preserve"> amount </w:t>
      </w:r>
      <w:r w:rsidR="24BE4F0E" w:rsidRPr="6AA636B6">
        <w:rPr>
          <w:lang w:val="en-US"/>
        </w:rPr>
        <w:t>and me</w:t>
      </w:r>
      <w:r w:rsidR="399744A6" w:rsidRPr="6AA636B6">
        <w:rPr>
          <w:lang w:val="en-US"/>
        </w:rPr>
        <w:t xml:space="preserve">an </w:t>
      </w:r>
      <w:r w:rsidR="24BE4F0E" w:rsidRPr="6AA636B6">
        <w:rPr>
          <w:lang w:val="en-US"/>
        </w:rPr>
        <w:t xml:space="preserve">of payment </w:t>
      </w:r>
      <w:r w:rsidRPr="6AA636B6">
        <w:rPr>
          <w:lang w:val="en-US"/>
        </w:rPr>
        <w:t xml:space="preserve">is mandatory. Often, partners agree to send invoices and to be paid after the stay via bank transfers. </w:t>
      </w:r>
      <w:r w:rsidR="5435B79E" w:rsidRPr="6AA636B6">
        <w:rPr>
          <w:lang w:val="en-US"/>
        </w:rPr>
        <w:t>T</w:t>
      </w:r>
      <w:r w:rsidR="7EDEB1C7" w:rsidRPr="6AA636B6">
        <w:rPr>
          <w:lang w:val="en-US"/>
        </w:rPr>
        <w:t xml:space="preserve">he logistics coordinator </w:t>
      </w:r>
      <w:r w:rsidR="2B83DED1" w:rsidRPr="6AA636B6">
        <w:rPr>
          <w:lang w:val="en-US"/>
        </w:rPr>
        <w:t xml:space="preserve">has to </w:t>
      </w:r>
      <w:r w:rsidR="5F241F2C" w:rsidRPr="6AA636B6">
        <w:rPr>
          <w:lang w:val="en-US"/>
        </w:rPr>
        <w:t>confirm prior</w:t>
      </w:r>
      <w:r w:rsidR="2C5B4F34" w:rsidRPr="6AA636B6">
        <w:rPr>
          <w:lang w:val="en-US"/>
        </w:rPr>
        <w:t xml:space="preserve"> to</w:t>
      </w:r>
      <w:r w:rsidR="5F241F2C" w:rsidRPr="6AA636B6">
        <w:rPr>
          <w:lang w:val="en-US"/>
        </w:rPr>
        <w:t xml:space="preserve"> the </w:t>
      </w:r>
      <w:r w:rsidR="4A9B2005" w:rsidRPr="6AA636B6">
        <w:rPr>
          <w:lang w:val="en-US"/>
        </w:rPr>
        <w:t>traveler</w:t>
      </w:r>
      <w:r w:rsidR="5F241F2C" w:rsidRPr="6AA636B6">
        <w:rPr>
          <w:lang w:val="en-US"/>
        </w:rPr>
        <w:t xml:space="preserve"> arrival the</w:t>
      </w:r>
      <w:r w:rsidR="1714FCD6" w:rsidRPr="6AA636B6">
        <w:rPr>
          <w:lang w:val="en-US"/>
        </w:rPr>
        <w:t xml:space="preserve"> charges covered (usually breakfast and taxes</w:t>
      </w:r>
      <w:r w:rsidR="6D1DC173" w:rsidRPr="6AA636B6">
        <w:rPr>
          <w:lang w:val="en-US"/>
        </w:rPr>
        <w:t xml:space="preserve">). </w:t>
      </w:r>
    </w:p>
    <w:p w14:paraId="70DC9B8A" w14:textId="0AD5E50E" w:rsidR="5698BADA" w:rsidRDefault="5698BADA" w:rsidP="5698BADA">
      <w:pPr>
        <w:spacing w:afterAutospacing="1"/>
        <w:jc w:val="both"/>
        <w:rPr>
          <w:lang w:val="en-US"/>
        </w:rPr>
      </w:pPr>
    </w:p>
    <w:p w14:paraId="573B647D" w14:textId="0F5E2848" w:rsidR="4AD7790B" w:rsidRDefault="4AD7790B" w:rsidP="5698BADA">
      <w:pPr>
        <w:jc w:val="both"/>
        <w:rPr>
          <w:lang w:val="en-US"/>
        </w:rPr>
      </w:pPr>
      <w:r w:rsidRPr="5698BADA">
        <w:rPr>
          <w:lang w:val="en-US"/>
        </w:rPr>
        <w:t xml:space="preserve">If we have no agreement, the booking can be made directly with the hotel or via an online booking platform such as </w:t>
      </w:r>
      <w:hyperlink r:id="rId25">
        <w:r w:rsidRPr="5698BADA">
          <w:rPr>
            <w:rStyle w:val="Lienhypertexte"/>
            <w:b/>
            <w:bCs/>
            <w:lang w:val="en-US"/>
          </w:rPr>
          <w:t>Booking.com</w:t>
        </w:r>
      </w:hyperlink>
      <w:r w:rsidRPr="5698BADA">
        <w:rPr>
          <w:lang w:val="en-US"/>
        </w:rPr>
        <w:t>. The tendency is to do online bookings for immediate confirmations</w:t>
      </w:r>
      <w:r w:rsidR="1C3100CB" w:rsidRPr="5698BADA">
        <w:rPr>
          <w:lang w:val="en-US"/>
        </w:rPr>
        <w:t xml:space="preserve"> (especially for last-minute bookings)</w:t>
      </w:r>
      <w:r w:rsidRPr="5698BADA">
        <w:rPr>
          <w:lang w:val="en-US"/>
        </w:rPr>
        <w:t xml:space="preserve"> unless you can get a much better rate when booking directly with the hotel.</w:t>
      </w:r>
      <w:r w:rsidR="66189B38" w:rsidRPr="5698BADA">
        <w:rPr>
          <w:lang w:val="en-US"/>
        </w:rPr>
        <w:t xml:space="preserve"> </w:t>
      </w:r>
    </w:p>
    <w:p w14:paraId="55DCE2A6" w14:textId="67D3D3B8" w:rsidR="4AD7790B" w:rsidRDefault="4AD7790B" w:rsidP="5698BADA">
      <w:pPr>
        <w:jc w:val="both"/>
        <w:rPr>
          <w:lang w:val="en-US"/>
        </w:rPr>
      </w:pPr>
      <w:r w:rsidRPr="7654C5D7">
        <w:rPr>
          <w:lang w:val="en-US"/>
        </w:rPr>
        <w:t xml:space="preserve">When using an online booking platform, each Logistics Coordinator will create an account for professional bookings. Payments are processed by Logistics coordinator with his/her professional credit card. Sometimes, the credit card is used as guarantee only, please liaise with the hotel to make sure they will charge the credit card. Often, the hotel will request a signed third-party </w:t>
      </w:r>
      <w:r w:rsidR="7B022EBF" w:rsidRPr="7654C5D7">
        <w:rPr>
          <w:lang w:val="en-US"/>
        </w:rPr>
        <w:t xml:space="preserve">authorization </w:t>
      </w:r>
      <w:r w:rsidRPr="7654C5D7">
        <w:rPr>
          <w:lang w:val="en-US"/>
        </w:rPr>
        <w:t xml:space="preserve">form. </w:t>
      </w:r>
    </w:p>
    <w:p w14:paraId="5FDF1E5D" w14:textId="7224B74B" w:rsidR="4AD7790B" w:rsidRDefault="4AD7790B" w:rsidP="7654C5D7">
      <w:pPr>
        <w:jc w:val="both"/>
        <w:rPr>
          <w:lang w:val="en-US"/>
        </w:rPr>
      </w:pPr>
      <w:r w:rsidRPr="7654C5D7">
        <w:rPr>
          <w:lang w:val="en-US"/>
        </w:rPr>
        <w:t xml:space="preserve">If the selected hotel </w:t>
      </w:r>
      <w:r w:rsidR="3E720705" w:rsidRPr="7654C5D7">
        <w:rPr>
          <w:lang w:val="en-US"/>
        </w:rPr>
        <w:t xml:space="preserve">(I) </w:t>
      </w:r>
      <w:r w:rsidRPr="7654C5D7">
        <w:rPr>
          <w:lang w:val="en-US"/>
        </w:rPr>
        <w:t xml:space="preserve">can’t be booked </w:t>
      </w:r>
      <w:r w:rsidRPr="7654C5D7">
        <w:rPr>
          <w:u w:val="single"/>
          <w:lang w:val="en-US"/>
        </w:rPr>
        <w:t>and</w:t>
      </w:r>
      <w:r w:rsidRPr="7654C5D7">
        <w:rPr>
          <w:lang w:val="en-US"/>
        </w:rPr>
        <w:t xml:space="preserve"> paid directly </w:t>
      </w:r>
      <w:r w:rsidR="1B8B45C5" w:rsidRPr="7654C5D7">
        <w:rPr>
          <w:lang w:val="en-US"/>
        </w:rPr>
        <w:t xml:space="preserve">either by the Logistics Coordinator or the traveler </w:t>
      </w:r>
      <w:r w:rsidR="4949F586" w:rsidRPr="7654C5D7">
        <w:rPr>
          <w:lang w:val="en-US"/>
        </w:rPr>
        <w:t>(II)</w:t>
      </w:r>
      <w:r w:rsidRPr="7654C5D7">
        <w:rPr>
          <w:lang w:val="en-US"/>
        </w:rPr>
        <w:t xml:space="preserve"> is not available on any online booking </w:t>
      </w:r>
      <w:r w:rsidR="6DFD4121" w:rsidRPr="7654C5D7">
        <w:rPr>
          <w:lang w:val="en-US"/>
        </w:rPr>
        <w:t>platforms;</w:t>
      </w:r>
      <w:r w:rsidRPr="7654C5D7">
        <w:rPr>
          <w:lang w:val="en-US"/>
        </w:rPr>
        <w:t xml:space="preserve"> the Logistics Coordinator can book it via a travel agency. </w:t>
      </w:r>
      <w:r w:rsidR="7E789A5E" w:rsidRPr="7654C5D7">
        <w:rPr>
          <w:lang w:val="en-US"/>
        </w:rPr>
        <w:t xml:space="preserve">The request to the travel agency has to be sent per email. The agency </w:t>
      </w:r>
      <w:r w:rsidR="07F5F5F0" w:rsidRPr="7654C5D7">
        <w:rPr>
          <w:lang w:val="en-US"/>
        </w:rPr>
        <w:t>confirmation</w:t>
      </w:r>
      <w:r w:rsidR="7E789A5E" w:rsidRPr="7654C5D7">
        <w:rPr>
          <w:lang w:val="en-US"/>
        </w:rPr>
        <w:t xml:space="preserve"> should include </w:t>
      </w:r>
      <w:r w:rsidR="330DB8C3" w:rsidRPr="7654C5D7">
        <w:rPr>
          <w:lang w:val="en-US"/>
        </w:rPr>
        <w:t>the hotel name, the</w:t>
      </w:r>
      <w:r w:rsidR="7F9AEBA0" w:rsidRPr="7654C5D7">
        <w:rPr>
          <w:lang w:val="en-US"/>
        </w:rPr>
        <w:t xml:space="preserve"> traveler(s) name(s), room category</w:t>
      </w:r>
      <w:r w:rsidR="330DB8C3" w:rsidRPr="7654C5D7">
        <w:rPr>
          <w:lang w:val="en-US"/>
        </w:rPr>
        <w:t xml:space="preserve"> </w:t>
      </w:r>
      <w:r w:rsidR="6345D8ED" w:rsidRPr="7654C5D7">
        <w:rPr>
          <w:lang w:val="en-US"/>
        </w:rPr>
        <w:t xml:space="preserve">and </w:t>
      </w:r>
      <w:r w:rsidR="330DB8C3" w:rsidRPr="7654C5D7">
        <w:rPr>
          <w:lang w:val="en-US"/>
        </w:rPr>
        <w:t>price per night</w:t>
      </w:r>
      <w:r w:rsidR="66889A15" w:rsidRPr="7654C5D7">
        <w:rPr>
          <w:lang w:val="en-US"/>
        </w:rPr>
        <w:t xml:space="preserve">. Ideally a </w:t>
      </w:r>
      <w:r w:rsidR="774535FF" w:rsidRPr="7654C5D7">
        <w:rPr>
          <w:lang w:val="en-US"/>
        </w:rPr>
        <w:t xml:space="preserve">hotel </w:t>
      </w:r>
      <w:r w:rsidR="66889A15" w:rsidRPr="7654C5D7">
        <w:rPr>
          <w:lang w:val="en-US"/>
        </w:rPr>
        <w:t xml:space="preserve">voucher is shared with the traveler. </w:t>
      </w:r>
    </w:p>
    <w:p w14:paraId="7C602821" w14:textId="2F2C7951" w:rsidR="4AD7790B" w:rsidRDefault="29FF868A" w:rsidP="5698BADA">
      <w:pPr>
        <w:jc w:val="both"/>
        <w:rPr>
          <w:lang w:val="en-US"/>
        </w:rPr>
      </w:pPr>
      <w:r w:rsidRPr="7654C5D7">
        <w:rPr>
          <w:lang w:val="en-US"/>
        </w:rPr>
        <w:t xml:space="preserve">1.5.2 </w:t>
      </w:r>
      <w:r w:rsidR="4AD7790B" w:rsidRPr="7654C5D7">
        <w:rPr>
          <w:lang w:val="en-US"/>
        </w:rPr>
        <w:t>Hotel payment</w:t>
      </w:r>
      <w:r w:rsidR="37A96A63" w:rsidRPr="7654C5D7">
        <w:rPr>
          <w:lang w:val="en-US"/>
        </w:rPr>
        <w:t xml:space="preserve"> for missions</w:t>
      </w:r>
    </w:p>
    <w:p w14:paraId="1174F33E" w14:textId="4EB68E27" w:rsidR="3007DB63" w:rsidRDefault="3007DB63" w:rsidP="526B5059">
      <w:pPr>
        <w:spacing w:afterAutospacing="1"/>
        <w:jc w:val="both"/>
        <w:rPr>
          <w:lang w:val="en-US"/>
        </w:rPr>
      </w:pPr>
      <w:r w:rsidRPr="7654C5D7">
        <w:rPr>
          <w:lang w:val="en-US"/>
        </w:rPr>
        <w:t>HD covers the room, breakfast and taxes. If you have the information that the traveler will not need breakfast (early flight/train or other reasons), please do NOT book. Extras are never covered by HD, you have to make sure the hotel charge</w:t>
      </w:r>
      <w:r w:rsidR="509E4F8E" w:rsidRPr="7654C5D7">
        <w:rPr>
          <w:lang w:val="en-US"/>
        </w:rPr>
        <w:t>s</w:t>
      </w:r>
      <w:r w:rsidRPr="7654C5D7">
        <w:rPr>
          <w:lang w:val="en-US"/>
        </w:rPr>
        <w:t xml:space="preserve"> this separately to the traveler. </w:t>
      </w:r>
      <w:r w:rsidR="26E22F40" w:rsidRPr="7654C5D7">
        <w:rPr>
          <w:lang w:val="en-US"/>
        </w:rPr>
        <w:t>Exception: h</w:t>
      </w:r>
      <w:r w:rsidR="3F74C4E3" w:rsidRPr="7654C5D7">
        <w:rPr>
          <w:lang w:val="en-US"/>
        </w:rPr>
        <w:t xml:space="preserve">otel laundry up to the equivalent of CHF 20 per night can be </w:t>
      </w:r>
      <w:r w:rsidR="0829C6F9" w:rsidRPr="7654C5D7">
        <w:rPr>
          <w:lang w:val="en-US"/>
        </w:rPr>
        <w:t>claim</w:t>
      </w:r>
      <w:r w:rsidR="3F74C4E3" w:rsidRPr="7654C5D7">
        <w:rPr>
          <w:lang w:val="en-US"/>
        </w:rPr>
        <w:t>ed</w:t>
      </w:r>
      <w:r w:rsidR="1FA64753" w:rsidRPr="7654C5D7">
        <w:rPr>
          <w:lang w:val="en-US"/>
        </w:rPr>
        <w:t xml:space="preserve"> by the traveler</w:t>
      </w:r>
      <w:r w:rsidR="0203F9E3" w:rsidRPr="7654C5D7">
        <w:rPr>
          <w:lang w:val="en-US"/>
        </w:rPr>
        <w:t xml:space="preserve">. He/she will add this in his/her expense claim. </w:t>
      </w:r>
    </w:p>
    <w:p w14:paraId="67435C0D" w14:textId="384A876C" w:rsidR="526B5059" w:rsidRDefault="526B5059" w:rsidP="526B5059">
      <w:pPr>
        <w:spacing w:afterAutospacing="1"/>
        <w:jc w:val="both"/>
        <w:rPr>
          <w:lang w:val="en-US"/>
        </w:rPr>
      </w:pPr>
    </w:p>
    <w:p w14:paraId="7300380E" w14:textId="1F18CD16" w:rsidR="71F367CD" w:rsidRDefault="765FDF6B" w:rsidP="71F367CD">
      <w:pPr>
        <w:jc w:val="both"/>
        <w:rPr>
          <w:lang w:val="en-US"/>
        </w:rPr>
      </w:pPr>
      <w:r w:rsidRPr="7654C5D7">
        <w:rPr>
          <w:lang w:val="en-US"/>
        </w:rPr>
        <w:t>If a hotel is prepaid by the Logistics Coordinator</w:t>
      </w:r>
      <w:r w:rsidR="426F941A" w:rsidRPr="7654C5D7">
        <w:rPr>
          <w:lang w:val="en-US"/>
        </w:rPr>
        <w:t xml:space="preserve"> or the hotel agrees to send/email us the invoice upon departure</w:t>
      </w:r>
      <w:r w:rsidR="644998E8" w:rsidRPr="7654C5D7">
        <w:rPr>
          <w:lang w:val="en-US"/>
        </w:rPr>
        <w:t xml:space="preserve"> (meaning the hotel will be paid after the stay)</w:t>
      </w:r>
      <w:r w:rsidRPr="7654C5D7">
        <w:rPr>
          <w:lang w:val="en-US"/>
        </w:rPr>
        <w:t xml:space="preserve">, the traveler should be informed to avoid double payments. The Logistics Coordinator has to </w:t>
      </w:r>
      <w:r w:rsidR="63DAD03E" w:rsidRPr="7654C5D7">
        <w:rPr>
          <w:lang w:val="en-US"/>
        </w:rPr>
        <w:t xml:space="preserve">collect the </w:t>
      </w:r>
      <w:r w:rsidR="03E5585A" w:rsidRPr="7654C5D7">
        <w:rPr>
          <w:lang w:val="en-US"/>
        </w:rPr>
        <w:t>online booking confirmation ideally including a receipt or a proforma invoice</w:t>
      </w:r>
      <w:r w:rsidR="78E9C71E" w:rsidRPr="7654C5D7">
        <w:rPr>
          <w:lang w:val="en-US"/>
        </w:rPr>
        <w:t xml:space="preserve"> to</w:t>
      </w:r>
      <w:r w:rsidRPr="7654C5D7">
        <w:rPr>
          <w:lang w:val="en-US"/>
        </w:rPr>
        <w:t xml:space="preserve"> justify the transaction on his/her credit card bank statement</w:t>
      </w:r>
      <w:r w:rsidR="52FD92E6" w:rsidRPr="7654C5D7">
        <w:rPr>
          <w:lang w:val="en-US"/>
        </w:rPr>
        <w:t xml:space="preserve"> (if prepaid with a cc) or </w:t>
      </w:r>
      <w:r w:rsidR="49B2DADA" w:rsidRPr="7654C5D7">
        <w:rPr>
          <w:lang w:val="en-US"/>
        </w:rPr>
        <w:t>the invoice to be joined with the signed approval</w:t>
      </w:r>
      <w:r w:rsidR="360D8226" w:rsidRPr="7654C5D7">
        <w:rPr>
          <w:lang w:val="en-US"/>
        </w:rPr>
        <w:t xml:space="preserve"> stamp</w:t>
      </w:r>
      <w:r w:rsidR="49B2DADA" w:rsidRPr="7654C5D7">
        <w:rPr>
          <w:lang w:val="en-US"/>
        </w:rPr>
        <w:t xml:space="preserve"> (if paid via bank transfer).</w:t>
      </w:r>
      <w:r w:rsidR="0A71F246" w:rsidRPr="7654C5D7">
        <w:rPr>
          <w:lang w:val="en-US"/>
        </w:rPr>
        <w:t xml:space="preserve"> </w:t>
      </w:r>
    </w:p>
    <w:p w14:paraId="71207218" w14:textId="7B33F96E" w:rsidR="40115327" w:rsidRDefault="40115327" w:rsidP="526B5059">
      <w:pPr>
        <w:spacing w:afterAutospacing="1"/>
        <w:jc w:val="both"/>
        <w:rPr>
          <w:lang w:val="en-US"/>
        </w:rPr>
      </w:pPr>
      <w:r w:rsidRPr="7654C5D7">
        <w:rPr>
          <w:lang w:val="en-US"/>
        </w:rPr>
        <w:t>If the prepa</w:t>
      </w:r>
      <w:r w:rsidR="5C8742FB" w:rsidRPr="7654C5D7">
        <w:rPr>
          <w:lang w:val="en-US"/>
        </w:rPr>
        <w:t xml:space="preserve">yment of the </w:t>
      </w:r>
      <w:r w:rsidR="6B110FEF" w:rsidRPr="7654C5D7">
        <w:rPr>
          <w:lang w:val="en-US"/>
        </w:rPr>
        <w:t>hotel room, breakfast (</w:t>
      </w:r>
      <w:r w:rsidR="0ADFFC96" w:rsidRPr="7654C5D7">
        <w:rPr>
          <w:lang w:val="en-US"/>
        </w:rPr>
        <w:t>i</w:t>
      </w:r>
      <w:r w:rsidR="6B110FEF" w:rsidRPr="7654C5D7">
        <w:rPr>
          <w:lang w:val="en-US"/>
        </w:rPr>
        <w:t>f needed) and taxes</w:t>
      </w:r>
      <w:r w:rsidRPr="7654C5D7">
        <w:rPr>
          <w:lang w:val="en-US"/>
        </w:rPr>
        <w:t xml:space="preserve"> is not possible, the traveler will pay the hotel upon arrival </w:t>
      </w:r>
      <w:r w:rsidR="5475E5E8" w:rsidRPr="7654C5D7">
        <w:rPr>
          <w:lang w:val="en-US"/>
        </w:rPr>
        <w:t>(either with his/her own money</w:t>
      </w:r>
      <w:r w:rsidR="0659941E" w:rsidRPr="7654C5D7">
        <w:rPr>
          <w:lang w:val="en-US"/>
        </w:rPr>
        <w:t xml:space="preserve">; </w:t>
      </w:r>
      <w:r w:rsidR="5475E5E8" w:rsidRPr="7654C5D7">
        <w:rPr>
          <w:lang w:val="en-US"/>
        </w:rPr>
        <w:t>cash</w:t>
      </w:r>
      <w:r w:rsidR="67F86276" w:rsidRPr="7654C5D7">
        <w:rPr>
          <w:lang w:val="en-US"/>
        </w:rPr>
        <w:t>/</w:t>
      </w:r>
      <w:r w:rsidR="5475E5E8" w:rsidRPr="7654C5D7">
        <w:rPr>
          <w:lang w:val="en-US"/>
        </w:rPr>
        <w:t>personal credit card or with a cash advance)</w:t>
      </w:r>
      <w:r w:rsidR="53F1B3C6" w:rsidRPr="7654C5D7">
        <w:rPr>
          <w:lang w:val="en-US"/>
        </w:rPr>
        <w:t>.</w:t>
      </w:r>
      <w:r w:rsidR="0BBE9D57" w:rsidRPr="7654C5D7">
        <w:rPr>
          <w:lang w:val="en-US"/>
        </w:rPr>
        <w:t xml:space="preserve"> He/she will prepare an expense claim or a liquidation upon return. </w:t>
      </w:r>
      <w:r w:rsidR="7C49740B" w:rsidRPr="7654C5D7">
        <w:rPr>
          <w:lang w:val="en-US"/>
        </w:rPr>
        <w:t>The traveler should not forget to collect the invoice as a mandatory justification</w:t>
      </w:r>
      <w:r w:rsidR="26865E73" w:rsidRPr="7654C5D7">
        <w:rPr>
          <w:lang w:val="en-US"/>
        </w:rPr>
        <w:t xml:space="preserve"> for his/her expense claim. </w:t>
      </w:r>
    </w:p>
    <w:p w14:paraId="44340FCF" w14:textId="00B5F185" w:rsidR="526B5059" w:rsidRDefault="526B5059" w:rsidP="526B5059">
      <w:pPr>
        <w:spacing w:afterAutospacing="1"/>
        <w:jc w:val="both"/>
        <w:rPr>
          <w:lang w:val="en-US"/>
        </w:rPr>
      </w:pPr>
    </w:p>
    <w:p w14:paraId="0EDA3AFC" w14:textId="463114EB" w:rsidR="423989B1" w:rsidRDefault="423989B1" w:rsidP="7654C5D7">
      <w:pPr>
        <w:spacing w:afterAutospacing="1"/>
        <w:jc w:val="both"/>
        <w:rPr>
          <w:lang w:val="en-US"/>
        </w:rPr>
      </w:pPr>
      <w:r w:rsidRPr="7654C5D7">
        <w:rPr>
          <w:lang w:val="en-US"/>
        </w:rPr>
        <w:t xml:space="preserve">If the prepayment is not possible </w:t>
      </w:r>
      <w:r w:rsidR="1FD5C1B5" w:rsidRPr="7654C5D7">
        <w:rPr>
          <w:lang w:val="en-US"/>
        </w:rPr>
        <w:t>by the Logistics Coordinator (e.g. the hotel don’t accept credit card payment</w:t>
      </w:r>
      <w:r w:rsidR="6130DC83" w:rsidRPr="7654C5D7">
        <w:rPr>
          <w:lang w:val="en-US"/>
        </w:rPr>
        <w:t xml:space="preserve"> from abroad</w:t>
      </w:r>
      <w:r w:rsidR="1FD5C1B5" w:rsidRPr="7654C5D7">
        <w:rPr>
          <w:lang w:val="en-US"/>
        </w:rPr>
        <w:t>, HD can</w:t>
      </w:r>
      <w:r w:rsidR="6C09DA99" w:rsidRPr="7654C5D7">
        <w:rPr>
          <w:lang w:val="en-US"/>
        </w:rPr>
        <w:t xml:space="preserve">’t process a bank transfer in due time) </w:t>
      </w:r>
      <w:r w:rsidRPr="7654C5D7">
        <w:rPr>
          <w:lang w:val="en-US"/>
        </w:rPr>
        <w:t>and the traveler can’t pay</w:t>
      </w:r>
      <w:r w:rsidR="03A3F6DD" w:rsidRPr="7654C5D7">
        <w:rPr>
          <w:lang w:val="en-US"/>
        </w:rPr>
        <w:t xml:space="preserve"> (e.g. </w:t>
      </w:r>
      <w:r w:rsidR="3D572077" w:rsidRPr="7654C5D7">
        <w:rPr>
          <w:lang w:val="en-US"/>
        </w:rPr>
        <w:t>the traveler can’t advance the money, he/she can’t get a cash advance)</w:t>
      </w:r>
      <w:r w:rsidRPr="7654C5D7">
        <w:rPr>
          <w:lang w:val="en-US"/>
        </w:rPr>
        <w:t xml:space="preserve">, the Logistics Coordinator can book and pay via a travel agency. </w:t>
      </w:r>
      <w:r w:rsidR="36BE198A" w:rsidRPr="7654C5D7">
        <w:rPr>
          <w:lang w:val="en-US"/>
        </w:rPr>
        <w:t xml:space="preserve">The Logistics Coordinator will justify the travel agency invoice by adding </w:t>
      </w:r>
      <w:r w:rsidR="65DCCF22" w:rsidRPr="7654C5D7">
        <w:rPr>
          <w:lang w:val="en-US"/>
        </w:rPr>
        <w:t xml:space="preserve">his/her communication with the travel agency and the </w:t>
      </w:r>
      <w:r w:rsidR="4BE33E07" w:rsidRPr="7654C5D7">
        <w:rPr>
          <w:lang w:val="en-US"/>
        </w:rPr>
        <w:t xml:space="preserve">hotel voucher as we can’t get the original invoice from the hotel. </w:t>
      </w:r>
    </w:p>
    <w:p w14:paraId="040CDD0D" w14:textId="2B88F68D" w:rsidR="7654C5D7" w:rsidRDefault="7654C5D7" w:rsidP="7654C5D7">
      <w:pPr>
        <w:spacing w:afterAutospacing="1"/>
        <w:jc w:val="both"/>
        <w:rPr>
          <w:lang w:val="en-US"/>
        </w:rPr>
      </w:pPr>
    </w:p>
    <w:p w14:paraId="003A12DE" w14:textId="23A2A025" w:rsidR="1BC225CD" w:rsidRDefault="1BC225CD" w:rsidP="7654C5D7">
      <w:pPr>
        <w:spacing w:afterAutospacing="1"/>
        <w:jc w:val="both"/>
        <w:rPr>
          <w:lang w:val="en-US"/>
        </w:rPr>
      </w:pPr>
      <w:r w:rsidRPr="7654C5D7">
        <w:rPr>
          <w:lang w:val="en-US"/>
        </w:rPr>
        <w:t xml:space="preserve">Individual bookings usually don’t reach CHF 1’000 meaning a PO is not needed. However, if you book several rooms and get a </w:t>
      </w:r>
      <w:r w:rsidR="48B8ADDA" w:rsidRPr="7654C5D7">
        <w:rPr>
          <w:lang w:val="en-US"/>
        </w:rPr>
        <w:t>joined invoice</w:t>
      </w:r>
      <w:r w:rsidR="3A1AF4F2" w:rsidRPr="7654C5D7">
        <w:rPr>
          <w:lang w:val="en-US"/>
        </w:rPr>
        <w:t xml:space="preserve">, it’s likely to get invoices above CHF 1’000 especially with travel agencies. </w:t>
      </w:r>
    </w:p>
    <w:p w14:paraId="72323170" w14:textId="089D968D" w:rsidR="243789E5" w:rsidRDefault="243789E5" w:rsidP="243789E5">
      <w:pPr>
        <w:spacing w:afterAutospacing="1"/>
        <w:jc w:val="both"/>
        <w:rPr>
          <w:lang w:val="en-US"/>
        </w:rPr>
      </w:pPr>
    </w:p>
    <w:p w14:paraId="63569B9A" w14:textId="1F738F96" w:rsidR="006619FA" w:rsidRPr="00327E8C" w:rsidRDefault="741F7B34" w:rsidP="006619FA">
      <w:pPr>
        <w:jc w:val="both"/>
        <w:rPr>
          <w:lang w:val="en-US"/>
        </w:rPr>
      </w:pPr>
      <w:r w:rsidRPr="7654C5D7">
        <w:rPr>
          <w:lang w:val="en-US"/>
        </w:rPr>
        <w:t>H</w:t>
      </w:r>
      <w:r w:rsidR="006619FA" w:rsidRPr="7654C5D7">
        <w:rPr>
          <w:lang w:val="en-US"/>
        </w:rPr>
        <w:t>otel bookings shall be filed so that information is available at all times:</w:t>
      </w:r>
    </w:p>
    <w:p w14:paraId="11A94F81" w14:textId="2F1673B2" w:rsidR="006619FA" w:rsidRPr="00327E8C" w:rsidRDefault="009E7B70" w:rsidP="00F40001">
      <w:pPr>
        <w:pStyle w:val="Paragraphedeliste"/>
        <w:numPr>
          <w:ilvl w:val="0"/>
          <w:numId w:val="44"/>
        </w:numPr>
        <w:rPr>
          <w:lang w:val="en-US"/>
        </w:rPr>
      </w:pPr>
      <w:r w:rsidRPr="00327E8C">
        <w:rPr>
          <w:lang w:val="en-US"/>
        </w:rPr>
        <w:t>Outlook/</w:t>
      </w:r>
      <w:r w:rsidR="00F40001">
        <w:rPr>
          <w:lang w:val="en-US"/>
        </w:rPr>
        <w:t xml:space="preserve">Public </w:t>
      </w:r>
      <w:r w:rsidR="006619FA" w:rsidRPr="00327E8C">
        <w:rPr>
          <w:lang w:val="en-US"/>
        </w:rPr>
        <w:t>Folders/All Public Folders/AV Logistics/Hotels G</w:t>
      </w:r>
      <w:r w:rsidR="00EE6C1D" w:rsidRPr="00327E8C">
        <w:rPr>
          <w:lang w:val="en-US"/>
        </w:rPr>
        <w:t>VA</w:t>
      </w:r>
      <w:r w:rsidR="006619FA" w:rsidRPr="00327E8C">
        <w:rPr>
          <w:lang w:val="en-US"/>
        </w:rPr>
        <w:t xml:space="preserve"> or Hotels Worldwide</w:t>
      </w:r>
    </w:p>
    <w:p w14:paraId="1624EFC2" w14:textId="657789BF" w:rsidR="0067576E" w:rsidRDefault="0067576E" w:rsidP="7654C5D7">
      <w:pPr>
        <w:jc w:val="both"/>
        <w:rPr>
          <w:lang w:val="en-US"/>
        </w:rPr>
      </w:pPr>
      <w:r w:rsidRPr="7654C5D7">
        <w:rPr>
          <w:lang w:val="en-US"/>
        </w:rPr>
        <w:t>C</w:t>
      </w:r>
      <w:r w:rsidR="339C761C" w:rsidRPr="7654C5D7">
        <w:rPr>
          <w:lang w:val="en-US"/>
        </w:rPr>
        <w:t>ommunications with the traveler shall be filed in Outlook in the travel</w:t>
      </w:r>
      <w:r w:rsidR="77690D74" w:rsidRPr="7654C5D7">
        <w:rPr>
          <w:lang w:val="en-US"/>
        </w:rPr>
        <w:t>er</w:t>
      </w:r>
      <w:r w:rsidR="339C761C" w:rsidRPr="7654C5D7">
        <w:rPr>
          <w:lang w:val="en-US"/>
        </w:rPr>
        <w:t xml:space="preserve"> folder referenced with the TA number.</w:t>
      </w:r>
    </w:p>
    <w:p w14:paraId="7B807DBC" w14:textId="3C5961E8" w:rsidR="4BF3FC80" w:rsidRDefault="4BF3FC80" w:rsidP="7654C5D7">
      <w:pPr>
        <w:jc w:val="both"/>
        <w:rPr>
          <w:lang w:val="en-US"/>
        </w:rPr>
      </w:pPr>
      <w:r w:rsidRPr="7654C5D7">
        <w:rPr>
          <w:lang w:val="en-US"/>
        </w:rPr>
        <w:t xml:space="preserve">1.5.3 </w:t>
      </w:r>
      <w:r w:rsidR="326D2258" w:rsidRPr="7654C5D7">
        <w:rPr>
          <w:lang w:val="en-US"/>
        </w:rPr>
        <w:t>Hotel booking</w:t>
      </w:r>
      <w:r w:rsidR="2CA304B6" w:rsidRPr="7654C5D7">
        <w:rPr>
          <w:lang w:val="en-US"/>
        </w:rPr>
        <w:t xml:space="preserve"> and payment</w:t>
      </w:r>
      <w:r w:rsidR="326D2258" w:rsidRPr="7654C5D7">
        <w:rPr>
          <w:lang w:val="en-US"/>
        </w:rPr>
        <w:t xml:space="preserve"> for meetings</w:t>
      </w:r>
    </w:p>
    <w:p w14:paraId="592B224C" w14:textId="1FEF4250" w:rsidR="1CB1D6F4" w:rsidRDefault="1CB1D6F4" w:rsidP="7654C5D7">
      <w:pPr>
        <w:jc w:val="both"/>
        <w:rPr>
          <w:lang w:val="en-US"/>
        </w:rPr>
      </w:pPr>
      <w:r w:rsidRPr="7654C5D7">
        <w:rPr>
          <w:lang w:val="en-US"/>
        </w:rPr>
        <w:t xml:space="preserve">When booking several hotel rooms, often hotels apply different conditions </w:t>
      </w:r>
      <w:r w:rsidR="4F34DA79" w:rsidRPr="7654C5D7">
        <w:rPr>
          <w:lang w:val="en-US"/>
        </w:rPr>
        <w:t xml:space="preserve">(modification and cancellation policy, payment conditions) </w:t>
      </w:r>
      <w:r w:rsidRPr="7654C5D7">
        <w:rPr>
          <w:lang w:val="en-US"/>
        </w:rPr>
        <w:t xml:space="preserve">and ask </w:t>
      </w:r>
      <w:r w:rsidR="12686BEA" w:rsidRPr="7654C5D7">
        <w:rPr>
          <w:lang w:val="en-US"/>
        </w:rPr>
        <w:t>organizations</w:t>
      </w:r>
      <w:r w:rsidR="1DC59C22" w:rsidRPr="7654C5D7">
        <w:rPr>
          <w:lang w:val="en-US"/>
        </w:rPr>
        <w:t xml:space="preserve"> to sign a contract. This is also a guarantee for us to have t</w:t>
      </w:r>
      <w:r w:rsidR="5D564BC1" w:rsidRPr="7654C5D7">
        <w:rPr>
          <w:lang w:val="en-US"/>
        </w:rPr>
        <w:t xml:space="preserve">he </w:t>
      </w:r>
      <w:r w:rsidR="1DC59C22" w:rsidRPr="7654C5D7">
        <w:rPr>
          <w:lang w:val="en-US"/>
        </w:rPr>
        <w:t xml:space="preserve">desired rooms – </w:t>
      </w:r>
      <w:r w:rsidR="2FDB9192" w:rsidRPr="7654C5D7">
        <w:rPr>
          <w:lang w:val="en-US"/>
        </w:rPr>
        <w:t>particularly</w:t>
      </w:r>
      <w:r w:rsidR="1DC59C22" w:rsidRPr="7654C5D7">
        <w:rPr>
          <w:lang w:val="en-US"/>
        </w:rPr>
        <w:t xml:space="preserve"> important when hotels are </w:t>
      </w:r>
      <w:r w:rsidR="51FAC637" w:rsidRPr="7654C5D7">
        <w:rPr>
          <w:lang w:val="en-US"/>
        </w:rPr>
        <w:t xml:space="preserve">almost fully </w:t>
      </w:r>
      <w:r w:rsidR="1DC59C22" w:rsidRPr="7654C5D7">
        <w:rPr>
          <w:lang w:val="en-US"/>
        </w:rPr>
        <w:t>booked</w:t>
      </w:r>
      <w:r w:rsidR="2358A587" w:rsidRPr="7654C5D7">
        <w:rPr>
          <w:lang w:val="en-US"/>
        </w:rPr>
        <w:t>.</w:t>
      </w:r>
    </w:p>
    <w:p w14:paraId="2ECDFDC2" w14:textId="5649AEF7" w:rsidR="0AD44593" w:rsidRDefault="0AD44593" w:rsidP="7654C5D7">
      <w:pPr>
        <w:jc w:val="both"/>
        <w:rPr>
          <w:lang w:val="en-US"/>
        </w:rPr>
      </w:pPr>
      <w:r w:rsidRPr="7654C5D7">
        <w:rPr>
          <w:lang w:val="en-US"/>
        </w:rPr>
        <w:t xml:space="preserve">The hotel contract may not be exactly what we will consume but at a certain point, it has </w:t>
      </w:r>
      <w:r w:rsidR="41E03A6F" w:rsidRPr="7654C5D7">
        <w:rPr>
          <w:lang w:val="en-US"/>
        </w:rPr>
        <w:t xml:space="preserve">to </w:t>
      </w:r>
      <w:r w:rsidRPr="7654C5D7">
        <w:rPr>
          <w:lang w:val="en-US"/>
        </w:rPr>
        <w:t xml:space="preserve">be signed. </w:t>
      </w:r>
      <w:r w:rsidR="53C386B8" w:rsidRPr="7654C5D7">
        <w:rPr>
          <w:lang w:val="en-US"/>
        </w:rPr>
        <w:t>The contract is an external commitment while the PO is an internal procedure. Both should correspond</w:t>
      </w:r>
      <w:r w:rsidR="5F125634" w:rsidRPr="7654C5D7">
        <w:rPr>
          <w:lang w:val="en-US"/>
        </w:rPr>
        <w:t xml:space="preserve">, obviously the PO </w:t>
      </w:r>
      <w:r w:rsidR="6605A185" w:rsidRPr="7654C5D7">
        <w:rPr>
          <w:lang w:val="en-US"/>
        </w:rPr>
        <w:t xml:space="preserve">has to </w:t>
      </w:r>
      <w:r w:rsidR="5F125634" w:rsidRPr="7654C5D7">
        <w:rPr>
          <w:lang w:val="en-US"/>
        </w:rPr>
        <w:t>be approved before the contract is signed</w:t>
      </w:r>
      <w:r w:rsidR="53C386B8" w:rsidRPr="7654C5D7">
        <w:rPr>
          <w:lang w:val="en-US"/>
        </w:rPr>
        <w:t xml:space="preserve">. </w:t>
      </w:r>
    </w:p>
    <w:p w14:paraId="1C334B13" w14:textId="3AEA4AC5" w:rsidR="53C386B8" w:rsidRDefault="53C386B8" w:rsidP="7654C5D7">
      <w:pPr>
        <w:jc w:val="both"/>
        <w:rPr>
          <w:lang w:val="en-US"/>
        </w:rPr>
      </w:pPr>
      <w:r w:rsidRPr="7654C5D7">
        <w:rPr>
          <w:lang w:val="en-US"/>
        </w:rPr>
        <w:t>For big meeting</w:t>
      </w:r>
      <w:r w:rsidR="3C32C552" w:rsidRPr="7654C5D7">
        <w:rPr>
          <w:lang w:val="en-US"/>
        </w:rPr>
        <w:t>s, the amount is</w:t>
      </w:r>
      <w:r w:rsidR="116E40C0" w:rsidRPr="7654C5D7">
        <w:rPr>
          <w:lang w:val="en-US"/>
        </w:rPr>
        <w:t xml:space="preserve"> generally</w:t>
      </w:r>
      <w:r w:rsidR="3C32C552" w:rsidRPr="7654C5D7">
        <w:rPr>
          <w:lang w:val="en-US"/>
        </w:rPr>
        <w:t xml:space="preserve"> above CHF 10’000. As per HD policy, 3 different quotes should be requested before choosing</w:t>
      </w:r>
      <w:r w:rsidR="149A6F65" w:rsidRPr="7654C5D7">
        <w:rPr>
          <w:lang w:val="en-US"/>
        </w:rPr>
        <w:t xml:space="preserve"> the hotel. A recap table has to be done and joined with the PO </w:t>
      </w:r>
      <w:r w:rsidR="159BA34B" w:rsidRPr="7654C5D7">
        <w:rPr>
          <w:lang w:val="en-US"/>
        </w:rPr>
        <w:t>together</w:t>
      </w:r>
      <w:r w:rsidR="149A6F65" w:rsidRPr="7654C5D7">
        <w:rPr>
          <w:lang w:val="en-US"/>
        </w:rPr>
        <w:t xml:space="preserve"> with the 3 different quotes. </w:t>
      </w:r>
      <w:r w:rsidR="5C5C2097" w:rsidRPr="7654C5D7">
        <w:rPr>
          <w:lang w:val="en-US"/>
        </w:rPr>
        <w:t xml:space="preserve">The final choice should be justified in the PO’s description box. </w:t>
      </w:r>
      <w:r w:rsidR="4BC160DA" w:rsidRPr="7654C5D7">
        <w:rPr>
          <w:lang w:val="en-US"/>
        </w:rPr>
        <w:t xml:space="preserve">If the total amount is above CHF 50’000, 3 signatures are needed on the PO (please refer to the DoA). </w:t>
      </w:r>
    </w:p>
    <w:p w14:paraId="43E752CA" w14:textId="15A4626E" w:rsidR="6FDBF1A6" w:rsidRDefault="6FDBF1A6" w:rsidP="7654C5D7">
      <w:pPr>
        <w:jc w:val="both"/>
        <w:rPr>
          <w:lang w:val="en-US"/>
        </w:rPr>
      </w:pPr>
      <w:r w:rsidRPr="7654C5D7">
        <w:rPr>
          <w:lang w:val="en-US"/>
        </w:rPr>
        <w:t xml:space="preserve">The Logistics Coordinator has to negotiate </w:t>
      </w:r>
      <w:r w:rsidR="78E3542F" w:rsidRPr="7654C5D7">
        <w:rPr>
          <w:lang w:val="en-US"/>
        </w:rPr>
        <w:t xml:space="preserve">with </w:t>
      </w:r>
      <w:r w:rsidRPr="7654C5D7">
        <w:rPr>
          <w:lang w:val="en-US"/>
        </w:rPr>
        <w:t>the hotel to get preferred rates and flexibility. We work in a faced p</w:t>
      </w:r>
      <w:r w:rsidR="6AE557D2" w:rsidRPr="7654C5D7">
        <w:rPr>
          <w:lang w:val="en-US"/>
        </w:rPr>
        <w:t>a</w:t>
      </w:r>
      <w:r w:rsidRPr="7654C5D7">
        <w:rPr>
          <w:lang w:val="en-US"/>
        </w:rPr>
        <w:t xml:space="preserve">ced </w:t>
      </w:r>
      <w:r w:rsidR="28974238" w:rsidRPr="7654C5D7">
        <w:rPr>
          <w:lang w:val="en-US"/>
        </w:rPr>
        <w:t>environment</w:t>
      </w:r>
      <w:r w:rsidR="696E2AE4" w:rsidRPr="7654C5D7">
        <w:rPr>
          <w:lang w:val="en-US"/>
        </w:rPr>
        <w:t xml:space="preserve"> with limited funding, we like to pay what we consume nothing more. </w:t>
      </w:r>
    </w:p>
    <w:p w14:paraId="33A2B252" w14:textId="2218C5C6" w:rsidR="647AEDCC" w:rsidRDefault="647AEDCC" w:rsidP="7654C5D7">
      <w:pPr>
        <w:jc w:val="both"/>
        <w:rPr>
          <w:lang w:val="en-US"/>
        </w:rPr>
      </w:pPr>
      <w:r w:rsidRPr="7654C5D7">
        <w:rPr>
          <w:lang w:val="en-US"/>
        </w:rPr>
        <w:t xml:space="preserve">Hotels can be paid either by bank transfers or AIDA virtual credit cards. </w:t>
      </w:r>
      <w:r w:rsidR="191E454B" w:rsidRPr="7654C5D7">
        <w:rPr>
          <w:lang w:val="en-US"/>
        </w:rPr>
        <w:t xml:space="preserve">UBS </w:t>
      </w:r>
      <w:r w:rsidR="08AA3C3C" w:rsidRPr="7654C5D7">
        <w:rPr>
          <w:lang w:val="en-US"/>
        </w:rPr>
        <w:t>professional</w:t>
      </w:r>
      <w:r w:rsidR="191E454B" w:rsidRPr="7654C5D7">
        <w:rPr>
          <w:lang w:val="en-US"/>
        </w:rPr>
        <w:t xml:space="preserve"> credit cards are limited to CHF 10’000, those are generally not used for meetings but missions only. </w:t>
      </w:r>
    </w:p>
    <w:p w14:paraId="0919A200" w14:textId="7FDA911D" w:rsidR="191E454B" w:rsidRDefault="191E454B" w:rsidP="7654C5D7">
      <w:pPr>
        <w:jc w:val="both"/>
        <w:rPr>
          <w:lang w:val="en-US"/>
        </w:rPr>
      </w:pPr>
      <w:r w:rsidRPr="7654C5D7">
        <w:rPr>
          <w:lang w:val="en-US"/>
        </w:rPr>
        <w:t xml:space="preserve">Since 2020, AIDA virtual credit cards are no longer permitted in </w:t>
      </w:r>
      <w:r w:rsidR="35E2EAD3" w:rsidRPr="7654C5D7">
        <w:rPr>
          <w:lang w:val="en-US"/>
        </w:rPr>
        <w:t xml:space="preserve">some countries including </w:t>
      </w:r>
      <w:r w:rsidRPr="7654C5D7">
        <w:rPr>
          <w:lang w:val="en-US"/>
        </w:rPr>
        <w:t xml:space="preserve">Tunisia. </w:t>
      </w:r>
      <w:r w:rsidR="7B95B62A" w:rsidRPr="7654C5D7">
        <w:rPr>
          <w:lang w:val="en-US"/>
        </w:rPr>
        <w:t xml:space="preserve">While we used them a lot for past meetings in Tunisia, we have to rely on bank transfers when possible. If </w:t>
      </w:r>
      <w:r w:rsidR="61E62EBF" w:rsidRPr="7654C5D7">
        <w:rPr>
          <w:lang w:val="en-US"/>
        </w:rPr>
        <w:t>a payment should be immediate (</w:t>
      </w:r>
      <w:r w:rsidR="741FC6C1" w:rsidRPr="7654C5D7">
        <w:rPr>
          <w:lang w:val="en-US"/>
        </w:rPr>
        <w:t>Tunisian</w:t>
      </w:r>
      <w:r w:rsidR="61E62EBF" w:rsidRPr="7654C5D7">
        <w:rPr>
          <w:lang w:val="en-US"/>
        </w:rPr>
        <w:t xml:space="preserve"> banks hold transfers sometimes more than 5 days)</w:t>
      </w:r>
      <w:r w:rsidR="7B95B62A" w:rsidRPr="7654C5D7">
        <w:rPr>
          <w:lang w:val="en-US"/>
        </w:rPr>
        <w:t xml:space="preserve">, </w:t>
      </w:r>
      <w:r w:rsidR="663E289D" w:rsidRPr="7654C5D7">
        <w:rPr>
          <w:lang w:val="en-US"/>
        </w:rPr>
        <w:t xml:space="preserve">exceptionally UBS professional credit cards can be used to pay the first deposit. If the </w:t>
      </w:r>
      <w:r w:rsidR="7C421A86" w:rsidRPr="7654C5D7">
        <w:rPr>
          <w:lang w:val="en-US"/>
        </w:rPr>
        <w:t>total</w:t>
      </w:r>
      <w:r w:rsidR="2F8A4434" w:rsidRPr="7654C5D7">
        <w:rPr>
          <w:lang w:val="en-US"/>
        </w:rPr>
        <w:t xml:space="preserve"> estimated </w:t>
      </w:r>
      <w:r w:rsidR="663E289D" w:rsidRPr="7654C5D7">
        <w:rPr>
          <w:lang w:val="en-US"/>
        </w:rPr>
        <w:t xml:space="preserve">amount is above the equivalent of CHF 10’000, the balance should be paid </w:t>
      </w:r>
      <w:r w:rsidR="42646C91" w:rsidRPr="7654C5D7">
        <w:rPr>
          <w:lang w:val="en-US"/>
        </w:rPr>
        <w:t>by bank transfer. Important note: copies of the contract</w:t>
      </w:r>
      <w:r w:rsidR="26F1AA55" w:rsidRPr="7654C5D7">
        <w:rPr>
          <w:lang w:val="en-US"/>
        </w:rPr>
        <w:t xml:space="preserve"> and </w:t>
      </w:r>
      <w:r w:rsidR="42646C91" w:rsidRPr="7654C5D7">
        <w:rPr>
          <w:lang w:val="en-US"/>
        </w:rPr>
        <w:t>the PO will be needed</w:t>
      </w:r>
      <w:r w:rsidR="7394D538" w:rsidRPr="7654C5D7">
        <w:rPr>
          <w:lang w:val="en-US"/>
        </w:rPr>
        <w:t xml:space="preserve"> to justify each transaction</w:t>
      </w:r>
      <w:r w:rsidR="42646C91" w:rsidRPr="7654C5D7">
        <w:rPr>
          <w:lang w:val="en-US"/>
        </w:rPr>
        <w:t>.</w:t>
      </w:r>
      <w:r w:rsidR="0AF13E0C" w:rsidRPr="7654C5D7">
        <w:rPr>
          <w:lang w:val="en-US"/>
        </w:rPr>
        <w:t xml:space="preserve"> If the amount is lower than CHF 10’000 and the limit is not reached, </w:t>
      </w:r>
      <w:r w:rsidR="0977544F" w:rsidRPr="7654C5D7">
        <w:rPr>
          <w:lang w:val="en-US"/>
        </w:rPr>
        <w:t xml:space="preserve">we prefer on method of payment. </w:t>
      </w:r>
      <w:r w:rsidR="2F8313D6" w:rsidRPr="7654C5D7">
        <w:rPr>
          <w:lang w:val="en-US"/>
        </w:rPr>
        <w:t xml:space="preserve">This exception doesn’t prevent the Logistics Coordinator to get all necessary supporting documents (signed contract + </w:t>
      </w:r>
      <w:r w:rsidR="11A12584" w:rsidRPr="7654C5D7">
        <w:rPr>
          <w:lang w:val="en-US"/>
        </w:rPr>
        <w:t xml:space="preserve">signed PO </w:t>
      </w:r>
      <w:r w:rsidR="3898AF79" w:rsidRPr="7654C5D7">
        <w:rPr>
          <w:lang w:val="en-US"/>
        </w:rPr>
        <w:t>with signed approval stamp) before the authorization is given to use the credit card</w:t>
      </w:r>
      <w:r w:rsidR="4C56B890" w:rsidRPr="7654C5D7">
        <w:rPr>
          <w:lang w:val="en-US"/>
        </w:rPr>
        <w:t xml:space="preserve"> (for the deposit(s) and the balance)</w:t>
      </w:r>
      <w:r w:rsidR="3898AF79" w:rsidRPr="7654C5D7">
        <w:rPr>
          <w:lang w:val="en-US"/>
        </w:rPr>
        <w:t>.</w:t>
      </w:r>
    </w:p>
    <w:p w14:paraId="0E27FA6D" w14:textId="029F44E9" w:rsidR="1664B2F2" w:rsidRDefault="1664B2F2" w:rsidP="47D78C97">
      <w:pPr>
        <w:jc w:val="both"/>
        <w:rPr>
          <w:color w:val="FF0000"/>
          <w:lang w:val="en-US"/>
        </w:rPr>
      </w:pPr>
      <w:r w:rsidRPr="1FFC8B07">
        <w:rPr>
          <w:lang w:val="en-US"/>
        </w:rPr>
        <w:t xml:space="preserve">Hotels in Switzerland can only be paid via bank transfers. If </w:t>
      </w:r>
      <w:r w:rsidR="493D9F41" w:rsidRPr="1FFC8B07">
        <w:rPr>
          <w:lang w:val="en-US"/>
        </w:rPr>
        <w:t>for</w:t>
      </w:r>
      <w:r w:rsidRPr="1FFC8B07">
        <w:rPr>
          <w:lang w:val="en-US"/>
        </w:rPr>
        <w:t xml:space="preserve"> some reasons, an urgent payment is needed</w:t>
      </w:r>
      <w:r w:rsidR="06726041" w:rsidRPr="1FFC8B07">
        <w:rPr>
          <w:lang w:val="en-US"/>
        </w:rPr>
        <w:t xml:space="preserve"> to respect the contract terms</w:t>
      </w:r>
      <w:r w:rsidRPr="1FFC8B07">
        <w:rPr>
          <w:lang w:val="en-US"/>
        </w:rPr>
        <w:t xml:space="preserve"> – an exception can be asked to the Accounting team.</w:t>
      </w:r>
      <w:r w:rsidR="402F0C5A" w:rsidRPr="1FFC8B07">
        <w:rPr>
          <w:lang w:val="en-US"/>
        </w:rPr>
        <w:t xml:space="preserve"> </w:t>
      </w:r>
      <w:r w:rsidR="17449868" w:rsidRPr="1FFC8B07">
        <w:rPr>
          <w:lang w:val="en-US"/>
        </w:rPr>
        <w:t xml:space="preserve">Urgent </w:t>
      </w:r>
      <w:r w:rsidR="402F0C5A" w:rsidRPr="1FFC8B07">
        <w:rPr>
          <w:lang w:val="en-US"/>
        </w:rPr>
        <w:t>payment</w:t>
      </w:r>
      <w:r w:rsidR="5C8AA88F" w:rsidRPr="1FFC8B07">
        <w:rPr>
          <w:lang w:val="en-US"/>
        </w:rPr>
        <w:t>s</w:t>
      </w:r>
      <w:r w:rsidR="402F0C5A" w:rsidRPr="1FFC8B07">
        <w:rPr>
          <w:lang w:val="en-US"/>
        </w:rPr>
        <w:t xml:space="preserve"> can be done only if all </w:t>
      </w:r>
      <w:r w:rsidR="6AA5C293" w:rsidRPr="1FFC8B07">
        <w:rPr>
          <w:lang w:val="en-US"/>
        </w:rPr>
        <w:t>supporting documents are ready (</w:t>
      </w:r>
      <w:r w:rsidR="402F0C5A" w:rsidRPr="1FFC8B07">
        <w:rPr>
          <w:lang w:val="en-US"/>
        </w:rPr>
        <w:t>signed contract + signed PO with signed approval stamp</w:t>
      </w:r>
      <w:r w:rsidR="50841B1B" w:rsidRPr="1FFC8B07">
        <w:rPr>
          <w:lang w:val="en-US"/>
        </w:rPr>
        <w:t>)</w:t>
      </w:r>
      <w:r w:rsidR="402F0C5A" w:rsidRPr="1FFC8B07">
        <w:rPr>
          <w:lang w:val="en-US"/>
        </w:rPr>
        <w:t>.</w:t>
      </w:r>
      <w:r w:rsidRPr="1FFC8B07">
        <w:rPr>
          <w:lang w:val="en-US"/>
        </w:rPr>
        <w:t xml:space="preserve"> </w:t>
      </w:r>
      <w:r w:rsidR="04B655CE" w:rsidRPr="1FFC8B07">
        <w:rPr>
          <w:lang w:val="en-US"/>
        </w:rPr>
        <w:t>Credit cards can’t be used unless approved by the DoF</w:t>
      </w:r>
      <w:r w:rsidR="6315CD9A" w:rsidRPr="1FFC8B07">
        <w:rPr>
          <w:lang w:val="en-US"/>
        </w:rPr>
        <w:t>.</w:t>
      </w:r>
      <w:r w:rsidR="2237B490" w:rsidRPr="1FFC8B07">
        <w:rPr>
          <w:lang w:val="en-US"/>
        </w:rPr>
        <w:t xml:space="preserve"> </w:t>
      </w:r>
      <w:r w:rsidR="4E770A0C" w:rsidRPr="1FFC8B07">
        <w:rPr>
          <w:lang w:val="en-US"/>
        </w:rPr>
        <w:t xml:space="preserve">Please note that HD is VAT exempted in Switzerland. The VAT exemption document is available on </w:t>
      </w:r>
      <w:commentRangeStart w:id="29"/>
      <w:r w:rsidR="4E770A0C" w:rsidRPr="1FFC8B07">
        <w:rPr>
          <w:lang w:val="en-US"/>
        </w:rPr>
        <w:t>SharePoint</w:t>
      </w:r>
      <w:commentRangeEnd w:id="29"/>
      <w:r>
        <w:rPr>
          <w:rStyle w:val="Marquedecommentaire"/>
        </w:rPr>
        <w:commentReference w:id="29"/>
      </w:r>
      <w:r w:rsidR="4E770A0C" w:rsidRPr="1FFC8B07">
        <w:rPr>
          <w:lang w:val="en-US"/>
        </w:rPr>
        <w:t>. Hence, new suppliers have to be informed in order for them to send invoices without VAT</w:t>
      </w:r>
      <w:r w:rsidR="4E770A0C" w:rsidRPr="1FFC8B07">
        <w:rPr>
          <w:color w:val="FF0000"/>
          <w:lang w:val="en-US"/>
        </w:rPr>
        <w:t>.</w:t>
      </w:r>
    </w:p>
    <w:p w14:paraId="74E9DFB7" w14:textId="6A268533" w:rsidR="2237B490" w:rsidRDefault="2237B490" w:rsidP="7654C5D7">
      <w:pPr>
        <w:jc w:val="both"/>
        <w:rPr>
          <w:lang w:val="en-US"/>
        </w:rPr>
      </w:pPr>
      <w:r w:rsidRPr="7654C5D7">
        <w:rPr>
          <w:lang w:val="en-US"/>
        </w:rPr>
        <w:t xml:space="preserve">Often hotels ask for 1-2 deposits </w:t>
      </w:r>
      <w:r w:rsidR="41F2472B" w:rsidRPr="7654C5D7">
        <w:rPr>
          <w:lang w:val="en-US"/>
        </w:rPr>
        <w:t xml:space="preserve">and a final balance when the meeting is finished. To ease </w:t>
      </w:r>
      <w:r w:rsidR="03BC2AA4" w:rsidRPr="7654C5D7">
        <w:rPr>
          <w:lang w:val="en-US"/>
        </w:rPr>
        <w:t>reconciliation</w:t>
      </w:r>
      <w:r w:rsidR="41F2472B" w:rsidRPr="7654C5D7">
        <w:rPr>
          <w:lang w:val="en-US"/>
        </w:rPr>
        <w:t>, only one mean of payment should be used</w:t>
      </w:r>
      <w:r w:rsidR="53E83262" w:rsidRPr="7654C5D7">
        <w:rPr>
          <w:lang w:val="en-US"/>
        </w:rPr>
        <w:t xml:space="preserve"> (exception permitted as mentioned above</w:t>
      </w:r>
      <w:r w:rsidR="6ACB121E" w:rsidRPr="7654C5D7">
        <w:rPr>
          <w:lang w:val="en-US"/>
        </w:rPr>
        <w:t xml:space="preserve"> for immediate deposit</w:t>
      </w:r>
      <w:r w:rsidR="53E83262" w:rsidRPr="7654C5D7">
        <w:rPr>
          <w:lang w:val="en-US"/>
        </w:rPr>
        <w:t>)</w:t>
      </w:r>
      <w:r w:rsidR="41F2472B" w:rsidRPr="7654C5D7">
        <w:rPr>
          <w:lang w:val="en-US"/>
        </w:rPr>
        <w:t xml:space="preserve">. </w:t>
      </w:r>
      <w:r w:rsidR="47F3A6BF" w:rsidRPr="7654C5D7">
        <w:rPr>
          <w:lang w:val="en-US"/>
        </w:rPr>
        <w:t xml:space="preserve">On top of that, deposits should be booked with account 11’620. When the final invoice is reviewed and approved, the </w:t>
      </w:r>
      <w:r w:rsidR="6E649D16" w:rsidRPr="7654C5D7">
        <w:rPr>
          <w:lang w:val="en-US"/>
        </w:rPr>
        <w:t>allocation can be made using the right accounts and activity code/budget lines.</w:t>
      </w:r>
    </w:p>
    <w:p w14:paraId="112FF7C8" w14:textId="7AE3DEE9" w:rsidR="7654C5D7" w:rsidRDefault="4DC548C9" w:rsidP="7654C5D7">
      <w:pPr>
        <w:jc w:val="both"/>
        <w:rPr>
          <w:lang w:val="en-US"/>
        </w:rPr>
      </w:pPr>
      <w:r w:rsidRPr="47D78C97">
        <w:rPr>
          <w:lang w:val="en-US"/>
        </w:rPr>
        <w:t xml:space="preserve">The final invoice should highlight the final allocation. Colors or symbols </w:t>
      </w:r>
      <w:r w:rsidR="34DDB4D6" w:rsidRPr="47D78C97">
        <w:rPr>
          <w:lang w:val="en-US"/>
        </w:rPr>
        <w:t>have to</w:t>
      </w:r>
      <w:r w:rsidRPr="47D78C97">
        <w:rPr>
          <w:lang w:val="en-US"/>
        </w:rPr>
        <w:t xml:space="preserve"> be used to understand the various split. Please write dow</w:t>
      </w:r>
      <w:r w:rsidR="4B07E2CE" w:rsidRPr="47D78C97">
        <w:rPr>
          <w:lang w:val="en-US"/>
        </w:rPr>
        <w:t xml:space="preserve">n subtotals and final amount on the invoice. </w:t>
      </w:r>
    </w:p>
    <w:p w14:paraId="5A63003B" w14:textId="3489D575" w:rsidR="00B02CC4" w:rsidRPr="00327E8C" w:rsidRDefault="00B02CC4" w:rsidP="009E7B70">
      <w:pPr>
        <w:pStyle w:val="Paragraphedeliste"/>
        <w:numPr>
          <w:ilvl w:val="1"/>
          <w:numId w:val="33"/>
        </w:numPr>
        <w:jc w:val="both"/>
        <w:outlineLvl w:val="1"/>
        <w:rPr>
          <w:b/>
          <w:bCs/>
          <w:lang w:val="en-US"/>
        </w:rPr>
      </w:pPr>
      <w:bookmarkStart w:id="30" w:name="_Toc65674253"/>
      <w:r w:rsidRPr="243789E5">
        <w:rPr>
          <w:b/>
          <w:bCs/>
          <w:lang w:val="en-US"/>
        </w:rPr>
        <w:t>Visa</w:t>
      </w:r>
      <w:r w:rsidR="00B260E7" w:rsidRPr="243789E5">
        <w:rPr>
          <w:b/>
          <w:bCs/>
          <w:lang w:val="en-US"/>
        </w:rPr>
        <w:t xml:space="preserve"> procedure</w:t>
      </w:r>
      <w:bookmarkEnd w:id="30"/>
    </w:p>
    <w:p w14:paraId="3F3A7389" w14:textId="68BC1B56" w:rsidR="076243A1" w:rsidRPr="00327E8C" w:rsidRDefault="230A3AA6" w:rsidP="09879028">
      <w:pPr>
        <w:jc w:val="both"/>
        <w:rPr>
          <w:lang w:val="en-US"/>
        </w:rPr>
      </w:pPr>
      <w:r w:rsidRPr="543DC7D0">
        <w:rPr>
          <w:lang w:val="en-US"/>
        </w:rPr>
        <w:t xml:space="preserve">The </w:t>
      </w:r>
      <w:r w:rsidR="00C159E5">
        <w:rPr>
          <w:lang w:val="en-US"/>
        </w:rPr>
        <w:t>logistics coordinator</w:t>
      </w:r>
      <w:r w:rsidRPr="543DC7D0">
        <w:rPr>
          <w:lang w:val="en-US"/>
        </w:rPr>
        <w:t xml:space="preserve"> is in charge of </w:t>
      </w:r>
      <w:r w:rsidR="4935A98B" w:rsidRPr="543DC7D0">
        <w:rPr>
          <w:lang w:val="en-US"/>
        </w:rPr>
        <w:t xml:space="preserve">the </w:t>
      </w:r>
      <w:r w:rsidRPr="543DC7D0">
        <w:rPr>
          <w:lang w:val="en-US"/>
        </w:rPr>
        <w:t>visa arrangements related to staff and consultan</w:t>
      </w:r>
      <w:r w:rsidR="67674E8A" w:rsidRPr="543DC7D0">
        <w:rPr>
          <w:lang w:val="en-US"/>
        </w:rPr>
        <w:t xml:space="preserve">ts’ travels. Visas can be processed </w:t>
      </w:r>
      <w:r w:rsidR="6AB95C88" w:rsidRPr="543DC7D0">
        <w:rPr>
          <w:lang w:val="en-US"/>
        </w:rPr>
        <w:t>either directly through the relevant embassies/consulates or</w:t>
      </w:r>
      <w:r w:rsidR="201E936E" w:rsidRPr="543DC7D0">
        <w:rPr>
          <w:lang w:val="en-US"/>
        </w:rPr>
        <w:t xml:space="preserve"> </w:t>
      </w:r>
      <w:commentRangeStart w:id="31"/>
      <w:commentRangeStart w:id="32"/>
      <w:r w:rsidR="201E936E" w:rsidRPr="543DC7D0">
        <w:rPr>
          <w:lang w:val="en-US"/>
        </w:rPr>
        <w:t>online platforms</w:t>
      </w:r>
      <w:commentRangeEnd w:id="31"/>
      <w:r w:rsidR="56F3DC73">
        <w:rPr>
          <w:rStyle w:val="Marquedecommentaire"/>
        </w:rPr>
        <w:commentReference w:id="31"/>
      </w:r>
      <w:commentRangeEnd w:id="32"/>
      <w:r w:rsidR="56F3DC73">
        <w:rPr>
          <w:rStyle w:val="Marquedecommentaire"/>
        </w:rPr>
        <w:commentReference w:id="32"/>
      </w:r>
      <w:r w:rsidR="201E936E" w:rsidRPr="543DC7D0">
        <w:rPr>
          <w:lang w:val="en-US"/>
        </w:rPr>
        <w:t>, if electronic visas are available, or through CIBT Geneva in case of complex procedures</w:t>
      </w:r>
      <w:r w:rsidR="2BBB38A6" w:rsidRPr="543DC7D0">
        <w:rPr>
          <w:lang w:val="en-US"/>
        </w:rPr>
        <w:t xml:space="preserve"> or urgent requests</w:t>
      </w:r>
      <w:r w:rsidR="201E936E" w:rsidRPr="543DC7D0">
        <w:rPr>
          <w:lang w:val="en-US"/>
        </w:rPr>
        <w:t>.</w:t>
      </w:r>
      <w:r w:rsidR="63ABCD5A" w:rsidRPr="543DC7D0">
        <w:rPr>
          <w:lang w:val="en-US"/>
        </w:rPr>
        <w:t xml:space="preserve">  </w:t>
      </w:r>
    </w:p>
    <w:p w14:paraId="63768F85" w14:textId="64F038DC" w:rsidR="7339D2A3" w:rsidRDefault="7339D2A3" w:rsidP="5B9E2421">
      <w:pPr>
        <w:jc w:val="both"/>
        <w:rPr>
          <w:color w:val="FF0000"/>
          <w:lang w:val="en-US"/>
        </w:rPr>
      </w:pPr>
      <w:r w:rsidRPr="5B9E2421">
        <w:rPr>
          <w:color w:val="FF0000"/>
          <w:lang w:val="en-US"/>
        </w:rPr>
        <w:t xml:space="preserve">Visas upon arrival are often available and easy to get. Before starting a visa procedure, please </w:t>
      </w:r>
      <w:r w:rsidR="0F2447AD" w:rsidRPr="5B9E2421">
        <w:rPr>
          <w:color w:val="FF0000"/>
          <w:lang w:val="en-US"/>
        </w:rPr>
        <w:t xml:space="preserve">double check if this is available or not. </w:t>
      </w:r>
    </w:p>
    <w:p w14:paraId="25070E44" w14:textId="1D764C7B" w:rsidR="076243A1" w:rsidRPr="00327E8C" w:rsidRDefault="430C71B7" w:rsidP="7BFD7002">
      <w:pPr>
        <w:jc w:val="both"/>
        <w:rPr>
          <w:lang w:val="en-US"/>
        </w:rPr>
      </w:pPr>
      <w:r w:rsidRPr="00327E8C">
        <w:rPr>
          <w:lang w:val="en-US"/>
        </w:rPr>
        <w:t>The CIBT processing fees are re</w:t>
      </w:r>
      <w:r w:rsidR="1A08C163" w:rsidRPr="00327E8C">
        <w:rPr>
          <w:lang w:val="en-US"/>
        </w:rPr>
        <w:t>latively high therefore the budget covering these costs must</w:t>
      </w:r>
      <w:r w:rsidR="076243A1" w:rsidRPr="00327E8C">
        <w:rPr>
          <w:lang w:val="en-US"/>
        </w:rPr>
        <w:t xml:space="preserve"> be confirmed prior to the request. The CIBT costs are invoiced through the AirPlus account.</w:t>
      </w:r>
    </w:p>
    <w:p w14:paraId="5B0AA78D" w14:textId="5D8B2BFC" w:rsidR="2006CF96" w:rsidRPr="00327E8C" w:rsidRDefault="076243A1" w:rsidP="009E7B70">
      <w:pPr>
        <w:pStyle w:val="Paragraphedeliste"/>
        <w:numPr>
          <w:ilvl w:val="0"/>
          <w:numId w:val="16"/>
        </w:numPr>
        <w:spacing w:after="0"/>
        <w:jc w:val="both"/>
        <w:rPr>
          <w:rFonts w:eastAsiaTheme="minorEastAsia"/>
          <w:lang w:val="en-US"/>
        </w:rPr>
      </w:pPr>
      <w:r w:rsidRPr="00327E8C">
        <w:rPr>
          <w:lang w:val="en-US"/>
        </w:rPr>
        <w:t>CIBT login:</w:t>
      </w:r>
      <w:r w:rsidR="2503BB23" w:rsidRPr="00327E8C">
        <w:rPr>
          <w:lang w:val="en-US"/>
        </w:rPr>
        <w:t xml:space="preserve"> </w:t>
      </w:r>
      <w:hyperlink r:id="rId26">
        <w:r w:rsidR="1F9BB5BF" w:rsidRPr="00327E8C">
          <w:rPr>
            <w:rStyle w:val="Lienhypertexte"/>
            <w:lang w:val="en-US"/>
          </w:rPr>
          <w:t>www.cibtvisas.ch/hdcente</w:t>
        </w:r>
        <w:r w:rsidR="3524C1A8" w:rsidRPr="00327E8C">
          <w:rPr>
            <w:rStyle w:val="Lienhypertexte"/>
            <w:lang w:val="en-US"/>
          </w:rPr>
          <w:t>r</w:t>
        </w:r>
      </w:hyperlink>
      <w:r w:rsidR="3524C1A8" w:rsidRPr="00327E8C">
        <w:rPr>
          <w:lang w:val="en-US"/>
        </w:rPr>
        <w:t xml:space="preserve"> </w:t>
      </w:r>
    </w:p>
    <w:p w14:paraId="669F5017" w14:textId="6BA2DAB7" w:rsidR="2006CF96" w:rsidRPr="00327E8C" w:rsidRDefault="6B60E94C" w:rsidP="009E7B70">
      <w:pPr>
        <w:pStyle w:val="Paragraphedeliste"/>
        <w:numPr>
          <w:ilvl w:val="0"/>
          <w:numId w:val="16"/>
        </w:numPr>
        <w:jc w:val="both"/>
        <w:rPr>
          <w:rFonts w:eastAsiaTheme="minorEastAsia"/>
          <w:lang w:val="en-US"/>
        </w:rPr>
      </w:pPr>
      <w:r w:rsidRPr="00327E8C">
        <w:rPr>
          <w:lang w:val="en-US"/>
        </w:rPr>
        <w:t xml:space="preserve">Or </w:t>
      </w:r>
      <w:r w:rsidR="00185743">
        <w:fldChar w:fldCharType="begin"/>
      </w:r>
      <w:r w:rsidR="00185743" w:rsidRPr="00B948BB">
        <w:rPr>
          <w:lang w:val="en-US"/>
          <w:rPrChange w:id="33" w:author="Anais Bobst" w:date="2020-06-11T16:24:00Z">
            <w:rPr/>
          </w:rPrChange>
        </w:rPr>
        <w:instrText xml:space="preserve"> HYPERLINK "http://www.cibtvisa.ch" \h </w:instrText>
      </w:r>
      <w:r w:rsidR="00185743">
        <w:fldChar w:fldCharType="separate"/>
      </w:r>
      <w:r w:rsidR="57A83F1E" w:rsidRPr="00327E8C">
        <w:rPr>
          <w:rStyle w:val="Lienhypertexte"/>
          <w:lang w:val="en-US"/>
        </w:rPr>
        <w:t>www.cibtvisa.c</w:t>
      </w:r>
      <w:r w:rsidR="7CFDC662" w:rsidRPr="00327E8C">
        <w:rPr>
          <w:rStyle w:val="Lienhypertexte"/>
          <w:lang w:val="en-US"/>
        </w:rPr>
        <w:t>h</w:t>
      </w:r>
      <w:r w:rsidR="00185743">
        <w:rPr>
          <w:rStyle w:val="Lienhypertexte"/>
          <w:lang w:val="en-US"/>
        </w:rPr>
        <w:fldChar w:fldCharType="end"/>
      </w:r>
      <w:r w:rsidRPr="00327E8C">
        <w:rPr>
          <w:lang w:val="en-US"/>
        </w:rPr>
        <w:t xml:space="preserve">, account login and </w:t>
      </w:r>
      <w:r w:rsidR="2D00E53C" w:rsidRPr="00327E8C">
        <w:rPr>
          <w:lang w:val="en-US"/>
        </w:rPr>
        <w:t>enter HD contract number: 400403.</w:t>
      </w:r>
    </w:p>
    <w:p w14:paraId="2F4C1FD5" w14:textId="793B600A" w:rsidR="78650CE0" w:rsidRPr="00327E8C" w:rsidRDefault="5840BD8F" w:rsidP="5F61B7DC">
      <w:pPr>
        <w:jc w:val="both"/>
        <w:rPr>
          <w:lang w:val="en-US"/>
        </w:rPr>
      </w:pPr>
      <w:r w:rsidRPr="684E269A">
        <w:rPr>
          <w:lang w:val="en-US"/>
        </w:rPr>
        <w:t xml:space="preserve">After the request has been submitted online, the </w:t>
      </w:r>
      <w:r w:rsidR="00C159E5">
        <w:rPr>
          <w:lang w:val="en-US"/>
        </w:rPr>
        <w:t>logistics coordinator</w:t>
      </w:r>
      <w:r w:rsidRPr="684E269A">
        <w:rPr>
          <w:lang w:val="en-US"/>
        </w:rPr>
        <w:t xml:space="preserve"> shall</w:t>
      </w:r>
      <w:r w:rsidR="220B62D8" w:rsidRPr="684E269A">
        <w:rPr>
          <w:lang w:val="en-US"/>
        </w:rPr>
        <w:t xml:space="preserve"> call CIBT to agree on the </w:t>
      </w:r>
      <w:commentRangeStart w:id="34"/>
      <w:commentRangeStart w:id="35"/>
      <w:r w:rsidR="220B62D8" w:rsidRPr="684E269A">
        <w:rPr>
          <w:lang w:val="en-US"/>
        </w:rPr>
        <w:t>pick-</w:t>
      </w:r>
      <w:r w:rsidRPr="684E269A">
        <w:rPr>
          <w:lang w:val="en-US"/>
        </w:rPr>
        <w:t>up</w:t>
      </w:r>
      <w:commentRangeEnd w:id="34"/>
      <w:r w:rsidR="2D9D38BD">
        <w:rPr>
          <w:rStyle w:val="Marquedecommentaire"/>
        </w:rPr>
        <w:commentReference w:id="34"/>
      </w:r>
      <w:commentRangeEnd w:id="35"/>
      <w:r w:rsidR="2D9D38BD">
        <w:rPr>
          <w:rStyle w:val="Marquedecommentaire"/>
        </w:rPr>
        <w:commentReference w:id="35"/>
      </w:r>
      <w:r w:rsidRPr="684E269A">
        <w:rPr>
          <w:lang w:val="en-US"/>
        </w:rPr>
        <w:t xml:space="preserve"> </w:t>
      </w:r>
      <w:r w:rsidR="1F93B1B9" w:rsidRPr="684E269A">
        <w:rPr>
          <w:lang w:val="en-US"/>
        </w:rPr>
        <w:t xml:space="preserve">date and time of the documents. </w:t>
      </w:r>
      <w:r w:rsidR="6B633D67" w:rsidRPr="684E269A">
        <w:rPr>
          <w:lang w:val="en-US"/>
        </w:rPr>
        <w:t>Urgent r</w:t>
      </w:r>
      <w:r w:rsidR="1F93B1B9" w:rsidRPr="684E269A">
        <w:rPr>
          <w:lang w:val="en-US"/>
        </w:rPr>
        <w:t>e</w:t>
      </w:r>
      <w:r w:rsidR="187F6231" w:rsidRPr="684E269A">
        <w:rPr>
          <w:lang w:val="en-US"/>
        </w:rPr>
        <w:t>quests</w:t>
      </w:r>
      <w:r w:rsidR="189B694A" w:rsidRPr="684E269A">
        <w:rPr>
          <w:lang w:val="en-US"/>
        </w:rPr>
        <w:t xml:space="preserve"> </w:t>
      </w:r>
      <w:r w:rsidR="5EF62F19" w:rsidRPr="684E269A">
        <w:rPr>
          <w:lang w:val="en-US"/>
        </w:rPr>
        <w:t>submitted after 4 pm will be charged extra fees</w:t>
      </w:r>
      <w:r w:rsidR="1B55EFF8" w:rsidRPr="684E269A">
        <w:rPr>
          <w:lang w:val="en-US"/>
        </w:rPr>
        <w:t xml:space="preserve">. </w:t>
      </w:r>
    </w:p>
    <w:p w14:paraId="55C5DEAE" w14:textId="53AFB45B" w:rsidR="00C42CBF" w:rsidRPr="00327E8C" w:rsidRDefault="2D28657B" w:rsidP="7ABC6C89">
      <w:pPr>
        <w:jc w:val="both"/>
        <w:rPr>
          <w:lang w:val="en-US"/>
        </w:rPr>
      </w:pPr>
      <w:r w:rsidRPr="47D78C97">
        <w:rPr>
          <w:lang w:val="en-US"/>
        </w:rPr>
        <w:t>Schengen or Swiss visas for participants to meetings are requested through the</w:t>
      </w:r>
      <w:r w:rsidR="00225107" w:rsidRPr="47D78C97">
        <w:rPr>
          <w:lang w:val="en-US"/>
        </w:rPr>
        <w:t xml:space="preserve"> project</w:t>
      </w:r>
      <w:r w:rsidRPr="47D78C97">
        <w:rPr>
          <w:lang w:val="en-US"/>
        </w:rPr>
        <w:t xml:space="preserve"> </w:t>
      </w:r>
      <w:r w:rsidR="00225107" w:rsidRPr="47D78C97">
        <w:rPr>
          <w:lang w:val="en-US"/>
        </w:rPr>
        <w:t>Swiss counterparts</w:t>
      </w:r>
      <w:r w:rsidR="46C72A62" w:rsidRPr="47D78C97">
        <w:rPr>
          <w:lang w:val="en-US"/>
        </w:rPr>
        <w:t xml:space="preserve"> in Bern. The procedure establi</w:t>
      </w:r>
      <w:r w:rsidR="7386D106" w:rsidRPr="47D78C97">
        <w:rPr>
          <w:lang w:val="en-US"/>
        </w:rPr>
        <w:t>shed by the Swiss cou</w:t>
      </w:r>
      <w:r w:rsidR="00040EE5" w:rsidRPr="47D78C97">
        <w:rPr>
          <w:lang w:val="en-US"/>
        </w:rPr>
        <w:t xml:space="preserve">nterparts will be followed </w:t>
      </w:r>
      <w:commentRangeStart w:id="36"/>
      <w:r w:rsidR="00040EE5" w:rsidRPr="47D78C97">
        <w:rPr>
          <w:lang w:val="en-US"/>
        </w:rPr>
        <w:t>(</w:t>
      </w:r>
      <w:r w:rsidR="7386D106" w:rsidRPr="47D78C97">
        <w:rPr>
          <w:lang w:val="en-US"/>
        </w:rPr>
        <w:t>refer to the procedure</w:t>
      </w:r>
      <w:r w:rsidR="00040EE5" w:rsidRPr="47D78C97">
        <w:rPr>
          <w:lang w:val="en-US"/>
        </w:rPr>
        <w:t xml:space="preserve"> specific </w:t>
      </w:r>
      <w:commentRangeEnd w:id="36"/>
      <w:r>
        <w:rPr>
          <w:rStyle w:val="Marquedecommentaire"/>
        </w:rPr>
        <w:commentReference w:id="36"/>
      </w:r>
      <w:r w:rsidR="00040EE5" w:rsidRPr="47D78C97">
        <w:rPr>
          <w:lang w:val="en-US"/>
        </w:rPr>
        <w:t>to each project</w:t>
      </w:r>
      <w:r w:rsidR="7386D106" w:rsidRPr="47D78C97">
        <w:rPr>
          <w:lang w:val="en-US"/>
        </w:rPr>
        <w:t>: invitation letter, list of participants, etc).</w:t>
      </w:r>
    </w:p>
    <w:p w14:paraId="780E5D9B" w14:textId="0BD1B639" w:rsidR="00BD11C1" w:rsidRPr="00327E8C" w:rsidRDefault="00BD11C1" w:rsidP="009E7B70">
      <w:pPr>
        <w:pStyle w:val="Paragraphedeliste"/>
        <w:numPr>
          <w:ilvl w:val="0"/>
          <w:numId w:val="33"/>
        </w:numPr>
        <w:outlineLvl w:val="0"/>
        <w:rPr>
          <w:b/>
          <w:bCs/>
          <w:lang w:val="en-US"/>
        </w:rPr>
      </w:pPr>
      <w:bookmarkStart w:id="37" w:name="_Toc65674254"/>
      <w:r w:rsidRPr="00327E8C">
        <w:rPr>
          <w:b/>
          <w:bCs/>
          <w:lang w:val="en-US"/>
        </w:rPr>
        <w:t>Admin</w:t>
      </w:r>
      <w:r w:rsidR="00B260E7" w:rsidRPr="00327E8C">
        <w:rPr>
          <w:b/>
          <w:bCs/>
          <w:lang w:val="en-US"/>
        </w:rPr>
        <w:t>istrative procedures</w:t>
      </w:r>
      <w:bookmarkEnd w:id="37"/>
    </w:p>
    <w:p w14:paraId="6F524F96" w14:textId="316B00A0" w:rsidR="00D71D47" w:rsidRPr="00327E8C" w:rsidRDefault="00D71D47" w:rsidP="5F61B7DC">
      <w:pPr>
        <w:spacing w:after="0" w:line="240" w:lineRule="auto"/>
        <w:jc w:val="both"/>
        <w:outlineLvl w:val="1"/>
        <w:rPr>
          <w:lang w:val="en-US"/>
        </w:rPr>
      </w:pPr>
    </w:p>
    <w:p w14:paraId="4ED0CAB2" w14:textId="791ECABD" w:rsidR="00D71D47" w:rsidRPr="00327E8C" w:rsidRDefault="00D71D47" w:rsidP="345F446D">
      <w:pPr>
        <w:pStyle w:val="Paragraphedeliste"/>
        <w:numPr>
          <w:ilvl w:val="1"/>
          <w:numId w:val="33"/>
        </w:numPr>
        <w:outlineLvl w:val="1"/>
        <w:rPr>
          <w:rFonts w:eastAsiaTheme="minorEastAsia"/>
          <w:b/>
          <w:bCs/>
          <w:lang w:val="en-US"/>
        </w:rPr>
      </w:pPr>
      <w:bookmarkStart w:id="38" w:name="_Toc65674255"/>
      <w:r w:rsidRPr="00327E8C">
        <w:rPr>
          <w:b/>
          <w:bCs/>
          <w:lang w:val="en-US"/>
        </w:rPr>
        <w:t>Supporting documents</w:t>
      </w:r>
      <w:bookmarkEnd w:id="38"/>
    </w:p>
    <w:p w14:paraId="0AA57AAF" w14:textId="77777777" w:rsidR="00D71D47" w:rsidRPr="00327E8C" w:rsidRDefault="00B02CC4" w:rsidP="345F446D">
      <w:pPr>
        <w:pStyle w:val="Paragraphedeliste"/>
        <w:numPr>
          <w:ilvl w:val="2"/>
          <w:numId w:val="33"/>
        </w:numPr>
        <w:outlineLvl w:val="2"/>
        <w:rPr>
          <w:rFonts w:eastAsiaTheme="minorEastAsia"/>
          <w:b/>
          <w:bCs/>
          <w:lang w:val="en-US"/>
        </w:rPr>
      </w:pPr>
      <w:bookmarkStart w:id="39" w:name="_Toc65674256"/>
      <w:r w:rsidRPr="00327E8C">
        <w:rPr>
          <w:b/>
          <w:bCs/>
          <w:lang w:val="en-US"/>
        </w:rPr>
        <w:t>Contracts</w:t>
      </w:r>
      <w:bookmarkEnd w:id="39"/>
    </w:p>
    <w:p w14:paraId="154C5D4B" w14:textId="62AB969F" w:rsidR="0015468F" w:rsidRPr="00327E8C" w:rsidRDefault="63F4EB35" w:rsidP="00C37511">
      <w:pPr>
        <w:jc w:val="both"/>
        <w:rPr>
          <w:lang w:val="en-US"/>
        </w:rPr>
      </w:pPr>
      <w:r w:rsidRPr="5B9E2421">
        <w:rPr>
          <w:lang w:val="en-US"/>
        </w:rPr>
        <w:t xml:space="preserve">When contracting a service provider or booking a venue for an event, </w:t>
      </w:r>
      <w:r w:rsidR="3E569120" w:rsidRPr="5B9E2421">
        <w:rPr>
          <w:lang w:val="en-US"/>
        </w:rPr>
        <w:t>a contract will be signed by both parties</w:t>
      </w:r>
      <w:r w:rsidR="425859AE" w:rsidRPr="5B9E2421">
        <w:rPr>
          <w:lang w:val="en-US"/>
        </w:rPr>
        <w:t xml:space="preserve">, as per HD </w:t>
      </w:r>
      <w:commentRangeStart w:id="40"/>
      <w:r w:rsidR="425859AE" w:rsidRPr="5B9E2421">
        <w:rPr>
          <w:lang w:val="en-US"/>
        </w:rPr>
        <w:t>delegation of authority</w:t>
      </w:r>
      <w:commentRangeEnd w:id="40"/>
      <w:r w:rsidR="00CD7854">
        <w:rPr>
          <w:rStyle w:val="Marquedecommentaire"/>
        </w:rPr>
        <w:commentReference w:id="40"/>
      </w:r>
      <w:r w:rsidR="425859AE" w:rsidRPr="5B9E2421">
        <w:rPr>
          <w:lang w:val="en-US"/>
        </w:rPr>
        <w:t>. The contract will be attached to the invoice as supporting document, along with the PO</w:t>
      </w:r>
      <w:r w:rsidR="00CD7854">
        <w:rPr>
          <w:lang w:val="en-US"/>
        </w:rPr>
        <w:t xml:space="preserve"> (if purchase is over CHF 1000.00)</w:t>
      </w:r>
      <w:r w:rsidR="425859AE" w:rsidRPr="5B9E2421">
        <w:rPr>
          <w:lang w:val="en-US"/>
        </w:rPr>
        <w:t>.</w:t>
      </w:r>
      <w:r w:rsidR="582AEA09" w:rsidRPr="5B9E2421">
        <w:rPr>
          <w:lang w:val="en-US"/>
        </w:rPr>
        <w:t xml:space="preserve"> A soft copy will be filed in the meeting folder.</w:t>
      </w:r>
      <w:r w:rsidR="00C37511" w:rsidRPr="5B9E2421">
        <w:rPr>
          <w:lang w:val="en-US"/>
        </w:rPr>
        <w:t xml:space="preserve"> If the payment is made in different installments, a copy of the supporting documents shall be attached as justification to each transaction.</w:t>
      </w:r>
    </w:p>
    <w:p w14:paraId="4431B55C" w14:textId="1993C7A3" w:rsidR="25DDCADD" w:rsidRPr="00327E8C" w:rsidRDefault="7630403E" w:rsidP="09879028">
      <w:pPr>
        <w:jc w:val="both"/>
        <w:rPr>
          <w:lang w:val="en-US"/>
        </w:rPr>
      </w:pPr>
      <w:r w:rsidRPr="684E269A">
        <w:rPr>
          <w:lang w:val="en-US"/>
        </w:rPr>
        <w:t xml:space="preserve">If </w:t>
      </w:r>
      <w:r w:rsidR="0391145C" w:rsidRPr="684E269A">
        <w:rPr>
          <w:lang w:val="en-US"/>
        </w:rPr>
        <w:t xml:space="preserve">the </w:t>
      </w:r>
      <w:r w:rsidRPr="684E269A">
        <w:rPr>
          <w:lang w:val="en-US"/>
        </w:rPr>
        <w:t>payment is made by bank transfer</w:t>
      </w:r>
      <w:r w:rsidR="669577FE" w:rsidRPr="684E269A">
        <w:rPr>
          <w:lang w:val="en-US"/>
        </w:rPr>
        <w:t xml:space="preserve"> and it’s a new partner</w:t>
      </w:r>
      <w:r w:rsidRPr="684E269A">
        <w:rPr>
          <w:lang w:val="en-US"/>
        </w:rPr>
        <w:t>, a</w:t>
      </w:r>
      <w:r w:rsidR="125B41A4" w:rsidRPr="684E269A">
        <w:rPr>
          <w:lang w:val="en-US"/>
        </w:rPr>
        <w:t xml:space="preserve"> </w:t>
      </w:r>
      <w:hyperlink r:id="rId27">
        <w:r w:rsidR="125B41A4" w:rsidRPr="684E269A">
          <w:rPr>
            <w:rStyle w:val="Lienhypertexte"/>
            <w:lang w:val="en-US"/>
          </w:rPr>
          <w:t>vendor form</w:t>
        </w:r>
      </w:hyperlink>
      <w:r w:rsidR="125B41A4" w:rsidRPr="684E269A">
        <w:rPr>
          <w:lang w:val="en-US"/>
        </w:rPr>
        <w:t xml:space="preserve"> will have to be filled in with all relevant information and bank details and provided to the finance department.</w:t>
      </w:r>
    </w:p>
    <w:p w14:paraId="331434C2" w14:textId="3BAE1712" w:rsidR="00D71D47" w:rsidRPr="00327E8C" w:rsidRDefault="3450989C" w:rsidP="009E7B70">
      <w:pPr>
        <w:pStyle w:val="Paragraphedeliste"/>
        <w:numPr>
          <w:ilvl w:val="2"/>
          <w:numId w:val="33"/>
        </w:numPr>
        <w:outlineLvl w:val="2"/>
        <w:rPr>
          <w:b/>
          <w:bCs/>
          <w:lang w:val="en-US"/>
        </w:rPr>
      </w:pPr>
      <w:bookmarkStart w:id="41" w:name="_Toc65674257"/>
      <w:r w:rsidRPr="00327E8C">
        <w:rPr>
          <w:b/>
          <w:bCs/>
          <w:lang w:val="en-US"/>
        </w:rPr>
        <w:t>Purchase Order (</w:t>
      </w:r>
      <w:r w:rsidR="00B02CC4" w:rsidRPr="00327E8C">
        <w:rPr>
          <w:b/>
          <w:bCs/>
          <w:lang w:val="en-US"/>
        </w:rPr>
        <w:t>P</w:t>
      </w:r>
      <w:r w:rsidR="00D71D47" w:rsidRPr="00327E8C">
        <w:rPr>
          <w:b/>
          <w:bCs/>
          <w:lang w:val="en-US"/>
        </w:rPr>
        <w:t>O</w:t>
      </w:r>
      <w:r w:rsidR="39FAD4DC" w:rsidRPr="00327E8C">
        <w:rPr>
          <w:b/>
          <w:bCs/>
          <w:lang w:val="en-US"/>
        </w:rPr>
        <w:t>)</w:t>
      </w:r>
      <w:bookmarkEnd w:id="41"/>
    </w:p>
    <w:p w14:paraId="31B78603" w14:textId="0C77E240" w:rsidR="47C92B33" w:rsidRPr="00327E8C" w:rsidRDefault="47C92B33" w:rsidP="00C37511">
      <w:pPr>
        <w:jc w:val="both"/>
        <w:rPr>
          <w:lang w:val="en-US"/>
        </w:rPr>
      </w:pPr>
      <w:r w:rsidRPr="00327E8C">
        <w:rPr>
          <w:lang w:val="en-US"/>
        </w:rPr>
        <w:t xml:space="preserve">When a </w:t>
      </w:r>
      <w:r w:rsidR="49D3D67F" w:rsidRPr="00327E8C">
        <w:rPr>
          <w:lang w:val="en-US"/>
        </w:rPr>
        <w:t>purchase</w:t>
      </w:r>
      <w:r w:rsidRPr="00327E8C">
        <w:rPr>
          <w:lang w:val="en-US"/>
        </w:rPr>
        <w:t xml:space="preserve"> ex</w:t>
      </w:r>
      <w:r w:rsidR="64FCE6C9" w:rsidRPr="00327E8C">
        <w:rPr>
          <w:lang w:val="en-US"/>
        </w:rPr>
        <w:t>c</w:t>
      </w:r>
      <w:r w:rsidRPr="00327E8C">
        <w:rPr>
          <w:lang w:val="en-US"/>
        </w:rPr>
        <w:t xml:space="preserve">eeds CHF 1’000, a Purchase Order (PO) must be filled and approved </w:t>
      </w:r>
      <w:r w:rsidR="00C37511" w:rsidRPr="00327E8C">
        <w:rPr>
          <w:lang w:val="en-US"/>
        </w:rPr>
        <w:t>as per the delegation of authority</w:t>
      </w:r>
      <w:r w:rsidR="236DC4A1" w:rsidRPr="00327E8C">
        <w:rPr>
          <w:lang w:val="en-US"/>
        </w:rPr>
        <w:t xml:space="preserve">, whatever the </w:t>
      </w:r>
      <w:r w:rsidR="00604691">
        <w:rPr>
          <w:lang w:val="en-US"/>
        </w:rPr>
        <w:t>payment method</w:t>
      </w:r>
      <w:r w:rsidR="00604691" w:rsidRPr="00327E8C">
        <w:rPr>
          <w:lang w:val="en-US"/>
        </w:rPr>
        <w:t xml:space="preserve"> </w:t>
      </w:r>
      <w:r w:rsidR="236DC4A1" w:rsidRPr="00327E8C">
        <w:rPr>
          <w:lang w:val="en-US"/>
        </w:rPr>
        <w:t xml:space="preserve">(cash, credit card, bank transfer) and from whoever </w:t>
      </w:r>
      <w:r w:rsidR="00604691">
        <w:rPr>
          <w:lang w:val="en-US"/>
        </w:rPr>
        <w:t>purchases it</w:t>
      </w:r>
      <w:r w:rsidR="00604691" w:rsidRPr="00327E8C">
        <w:rPr>
          <w:lang w:val="en-US"/>
        </w:rPr>
        <w:t xml:space="preserve"> </w:t>
      </w:r>
      <w:r w:rsidR="236DC4A1" w:rsidRPr="00327E8C">
        <w:rPr>
          <w:lang w:val="en-US"/>
        </w:rPr>
        <w:t xml:space="preserve">(support or operation). </w:t>
      </w:r>
    </w:p>
    <w:p w14:paraId="5E374DB8" w14:textId="3A52D602" w:rsidR="2796C1D6" w:rsidRPr="00327E8C" w:rsidRDefault="2796C1D6" w:rsidP="59091646">
      <w:pPr>
        <w:jc w:val="both"/>
        <w:rPr>
          <w:lang w:val="en-US"/>
        </w:rPr>
      </w:pPr>
      <w:r w:rsidRPr="5B9E2421">
        <w:rPr>
          <w:u w:val="single"/>
          <w:lang w:val="en-US"/>
        </w:rPr>
        <w:t>Exception:</w:t>
      </w:r>
      <w:r w:rsidRPr="5B9E2421">
        <w:rPr>
          <w:lang w:val="en-US"/>
        </w:rPr>
        <w:t xml:space="preserve"> </w:t>
      </w:r>
      <w:r w:rsidR="1E216646" w:rsidRPr="5B9E2421">
        <w:rPr>
          <w:lang w:val="en-US"/>
        </w:rPr>
        <w:t>f</w:t>
      </w:r>
      <w:r w:rsidRPr="5B9E2421">
        <w:rPr>
          <w:lang w:val="en-US"/>
        </w:rPr>
        <w:t>light tickets are justified by the travel record. No PO requ</w:t>
      </w:r>
      <w:r w:rsidR="0B50F50B" w:rsidRPr="5B9E2421">
        <w:rPr>
          <w:lang w:val="en-US"/>
        </w:rPr>
        <w:t>ir</w:t>
      </w:r>
      <w:r w:rsidRPr="5B9E2421">
        <w:rPr>
          <w:lang w:val="en-US"/>
        </w:rPr>
        <w:t xml:space="preserve">ed. </w:t>
      </w:r>
    </w:p>
    <w:p w14:paraId="6A8AF104" w14:textId="23EB3692" w:rsidR="272E1B7E" w:rsidRPr="00327E8C" w:rsidRDefault="272E1B7E" w:rsidP="59091646">
      <w:pPr>
        <w:jc w:val="both"/>
        <w:rPr>
          <w:lang w:val="en-US"/>
        </w:rPr>
      </w:pPr>
      <w:r w:rsidRPr="00327E8C">
        <w:rPr>
          <w:lang w:val="en-US"/>
        </w:rPr>
        <w:t xml:space="preserve">The </w:t>
      </w:r>
      <w:r w:rsidR="10515065" w:rsidRPr="00327E8C">
        <w:rPr>
          <w:lang w:val="en-US"/>
        </w:rPr>
        <w:t xml:space="preserve">PO must be signed and dated before the financial commitment. It must display the following </w:t>
      </w:r>
      <w:r w:rsidR="002F68F3">
        <w:rPr>
          <w:lang w:val="en-US"/>
        </w:rPr>
        <w:t>information</w:t>
      </w:r>
      <w:r w:rsidR="4EC0C431" w:rsidRPr="00327E8C">
        <w:rPr>
          <w:lang w:val="en-US"/>
        </w:rPr>
        <w:t>:</w:t>
      </w:r>
      <w:r w:rsidR="10515065" w:rsidRPr="00327E8C">
        <w:rPr>
          <w:lang w:val="en-US"/>
        </w:rPr>
        <w:t xml:space="preserve"> </w:t>
      </w:r>
    </w:p>
    <w:p w14:paraId="42BB3DC5" w14:textId="7E798E4B" w:rsidR="74B92490" w:rsidRPr="00327E8C" w:rsidRDefault="74B92490" w:rsidP="009E7B70">
      <w:pPr>
        <w:pStyle w:val="Paragraphedeliste"/>
        <w:numPr>
          <w:ilvl w:val="0"/>
          <w:numId w:val="19"/>
        </w:numPr>
        <w:jc w:val="both"/>
        <w:rPr>
          <w:rFonts w:eastAsiaTheme="minorEastAsia"/>
          <w:lang w:val="en-US"/>
        </w:rPr>
      </w:pPr>
      <w:r w:rsidRPr="00327E8C">
        <w:rPr>
          <w:lang w:val="en-US"/>
        </w:rPr>
        <w:t>Location</w:t>
      </w:r>
    </w:p>
    <w:p w14:paraId="5424451E" w14:textId="17D7B476" w:rsidR="10515065" w:rsidRPr="00327E8C" w:rsidRDefault="10515065" w:rsidP="009E7B70">
      <w:pPr>
        <w:pStyle w:val="Paragraphedeliste"/>
        <w:numPr>
          <w:ilvl w:val="0"/>
          <w:numId w:val="19"/>
        </w:numPr>
        <w:jc w:val="both"/>
        <w:rPr>
          <w:lang w:val="en-US"/>
        </w:rPr>
      </w:pPr>
      <w:r w:rsidRPr="00327E8C">
        <w:rPr>
          <w:lang w:val="en-US"/>
        </w:rPr>
        <w:t>Number of pax</w:t>
      </w:r>
    </w:p>
    <w:p w14:paraId="72977C38" w14:textId="52533F5A" w:rsidR="10515065" w:rsidRPr="00327E8C" w:rsidRDefault="10515065" w:rsidP="009E7B70">
      <w:pPr>
        <w:pStyle w:val="Paragraphedeliste"/>
        <w:numPr>
          <w:ilvl w:val="0"/>
          <w:numId w:val="19"/>
        </w:numPr>
        <w:jc w:val="both"/>
        <w:rPr>
          <w:rFonts w:eastAsiaTheme="minorEastAsia"/>
          <w:lang w:val="en-US"/>
        </w:rPr>
      </w:pPr>
      <w:r w:rsidRPr="00327E8C">
        <w:rPr>
          <w:lang w:val="en-US"/>
        </w:rPr>
        <w:t xml:space="preserve">Number of units </w:t>
      </w:r>
      <w:r w:rsidR="37BFB1A1" w:rsidRPr="00327E8C">
        <w:rPr>
          <w:lang w:val="en-US"/>
        </w:rPr>
        <w:t>(</w:t>
      </w:r>
      <w:r w:rsidR="002F68F3">
        <w:rPr>
          <w:lang w:val="en-US"/>
        </w:rPr>
        <w:t>i.e.</w:t>
      </w:r>
      <w:r w:rsidRPr="00327E8C">
        <w:rPr>
          <w:lang w:val="en-US"/>
        </w:rPr>
        <w:t xml:space="preserve"> night</w:t>
      </w:r>
      <w:r w:rsidR="6D3E9913" w:rsidRPr="00327E8C">
        <w:rPr>
          <w:lang w:val="en-US"/>
        </w:rPr>
        <w:t>)</w:t>
      </w:r>
      <w:r w:rsidR="6F8297CE" w:rsidRPr="00327E8C">
        <w:rPr>
          <w:lang w:val="en-US"/>
        </w:rPr>
        <w:t>, c</w:t>
      </w:r>
      <w:r w:rsidRPr="00327E8C">
        <w:rPr>
          <w:lang w:val="en-US"/>
        </w:rPr>
        <w:t>ost per unit</w:t>
      </w:r>
    </w:p>
    <w:p w14:paraId="10AF1B2F" w14:textId="6CA0FB9A" w:rsidR="10515065" w:rsidRPr="00327E8C" w:rsidRDefault="10515065" w:rsidP="009E7B70">
      <w:pPr>
        <w:pStyle w:val="Paragraphedeliste"/>
        <w:numPr>
          <w:ilvl w:val="0"/>
          <w:numId w:val="19"/>
        </w:numPr>
        <w:jc w:val="both"/>
        <w:rPr>
          <w:rFonts w:eastAsiaTheme="minorEastAsia"/>
          <w:lang w:val="en-US"/>
        </w:rPr>
      </w:pPr>
      <w:r w:rsidRPr="00327E8C">
        <w:rPr>
          <w:lang w:val="en-US"/>
        </w:rPr>
        <w:t>Purpose</w:t>
      </w:r>
      <w:r w:rsidR="1045FE8A" w:rsidRPr="00327E8C">
        <w:rPr>
          <w:lang w:val="en-US"/>
        </w:rPr>
        <w:t xml:space="preserve"> of the order (</w:t>
      </w:r>
      <w:r w:rsidRPr="00327E8C">
        <w:rPr>
          <w:lang w:val="en-US"/>
        </w:rPr>
        <w:t>name of meeting for instance</w:t>
      </w:r>
      <w:r w:rsidR="4E8FD5CC" w:rsidRPr="00327E8C">
        <w:rPr>
          <w:lang w:val="en-US"/>
        </w:rPr>
        <w:t>)</w:t>
      </w:r>
    </w:p>
    <w:p w14:paraId="28C56A61" w14:textId="598A2130" w:rsidR="10515065" w:rsidRPr="00327E8C" w:rsidRDefault="678FF464" w:rsidP="689474C6">
      <w:pPr>
        <w:pStyle w:val="Paragraphedeliste"/>
        <w:numPr>
          <w:ilvl w:val="0"/>
          <w:numId w:val="19"/>
        </w:numPr>
        <w:jc w:val="both"/>
        <w:rPr>
          <w:rFonts w:eastAsiaTheme="minorEastAsia"/>
          <w:lang w:val="en-US"/>
        </w:rPr>
      </w:pPr>
      <w:r w:rsidRPr="00327E8C">
        <w:rPr>
          <w:lang w:val="en-US"/>
        </w:rPr>
        <w:t xml:space="preserve">Project </w:t>
      </w:r>
      <w:r w:rsidR="2CF41291" w:rsidRPr="00327E8C">
        <w:rPr>
          <w:lang w:val="en-US"/>
        </w:rPr>
        <w:t xml:space="preserve">and </w:t>
      </w:r>
      <w:r w:rsidRPr="00327E8C">
        <w:rPr>
          <w:lang w:val="en-US"/>
        </w:rPr>
        <w:t>Fund code</w:t>
      </w:r>
      <w:r w:rsidR="055FF4CC" w:rsidRPr="00327E8C">
        <w:rPr>
          <w:lang w:val="en-US"/>
        </w:rPr>
        <w:t xml:space="preserve">s, </w:t>
      </w:r>
      <w:r w:rsidR="6A5D93C9" w:rsidRPr="00327E8C">
        <w:rPr>
          <w:lang w:val="en-US"/>
        </w:rPr>
        <w:t>a</w:t>
      </w:r>
      <w:r w:rsidRPr="00327E8C">
        <w:rPr>
          <w:lang w:val="en-US"/>
        </w:rPr>
        <w:t>ctivity/</w:t>
      </w:r>
      <w:r w:rsidR="6DDEE728" w:rsidRPr="00327E8C">
        <w:rPr>
          <w:lang w:val="en-US"/>
        </w:rPr>
        <w:t>b</w:t>
      </w:r>
      <w:r w:rsidRPr="00327E8C">
        <w:rPr>
          <w:lang w:val="en-US"/>
        </w:rPr>
        <w:t xml:space="preserve">udget line </w:t>
      </w:r>
      <w:r w:rsidR="47B8D42A" w:rsidRPr="00327E8C">
        <w:rPr>
          <w:lang w:val="en-US"/>
        </w:rPr>
        <w:t>(</w:t>
      </w:r>
      <w:r w:rsidRPr="00327E8C">
        <w:rPr>
          <w:lang w:val="en-US"/>
        </w:rPr>
        <w:t>if applicable</w:t>
      </w:r>
      <w:r w:rsidR="3877EE5C" w:rsidRPr="00327E8C">
        <w:rPr>
          <w:lang w:val="en-US"/>
        </w:rPr>
        <w:t>)</w:t>
      </w:r>
    </w:p>
    <w:p w14:paraId="3177E896" w14:textId="6706542D" w:rsidR="07E3E730" w:rsidRPr="00327E8C" w:rsidRDefault="3E18FF41" w:rsidP="684E269A">
      <w:pPr>
        <w:spacing w:line="257" w:lineRule="auto"/>
        <w:jc w:val="both"/>
        <w:rPr>
          <w:lang w:val="en-US"/>
        </w:rPr>
      </w:pPr>
      <w:r w:rsidRPr="684E269A">
        <w:rPr>
          <w:rFonts w:ascii="Calisto MT" w:eastAsia="Calisto MT" w:hAnsi="Calisto MT" w:cs="Calisto MT"/>
          <w:lang w:val="en-US"/>
        </w:rPr>
        <w:t>The PO must be filled in original currency and the total amount converted to CHF using the x-rate of the day (</w:t>
      </w:r>
      <w:hyperlink r:id="rId28" w:history="1">
        <w:r w:rsidR="3317D065" w:rsidRPr="00F40001">
          <w:rPr>
            <w:rStyle w:val="Lienhypertexte"/>
            <w:rFonts w:ascii="Calisto MT" w:eastAsia="Calisto MT" w:hAnsi="Calisto MT" w:cs="Calisto MT"/>
            <w:lang w:val="en-US"/>
          </w:rPr>
          <w:t>O</w:t>
        </w:r>
        <w:r w:rsidRPr="00F40001">
          <w:rPr>
            <w:rStyle w:val="Lienhypertexte"/>
            <w:rFonts w:ascii="Calisto MT" w:eastAsia="Calisto MT" w:hAnsi="Calisto MT" w:cs="Calisto MT"/>
            <w:lang w:val="en-US"/>
          </w:rPr>
          <w:t>anda</w:t>
        </w:r>
      </w:hyperlink>
      <w:r w:rsidRPr="684E269A">
        <w:rPr>
          <w:rFonts w:ascii="Calisto MT" w:eastAsia="Calisto MT" w:hAnsi="Calisto MT" w:cs="Calisto MT"/>
          <w:lang w:val="en-US"/>
        </w:rPr>
        <w:t>). It gives an estimate of the total costs in CHF as the final amount will depend on the payment date and method of payment (AirPlus, Visa card, etc).</w:t>
      </w:r>
    </w:p>
    <w:p w14:paraId="7698A205" w14:textId="28E5E039" w:rsidR="4ED8A79F" w:rsidRPr="00327E8C" w:rsidRDefault="79D51B2E" w:rsidP="59091646">
      <w:pPr>
        <w:jc w:val="both"/>
        <w:rPr>
          <w:lang w:val="en-US"/>
        </w:rPr>
      </w:pPr>
      <w:r w:rsidRPr="5B9E2421">
        <w:rPr>
          <w:lang w:val="en-US"/>
        </w:rPr>
        <w:t>For all purchases abo</w:t>
      </w:r>
      <w:r w:rsidR="00B211F1">
        <w:rPr>
          <w:lang w:val="en-US"/>
        </w:rPr>
        <w:t>ve CHF 10’000, you must attach three</w:t>
      </w:r>
      <w:r w:rsidRPr="5B9E2421">
        <w:rPr>
          <w:lang w:val="en-US"/>
        </w:rPr>
        <w:t xml:space="preserve"> quotes</w:t>
      </w:r>
      <w:r w:rsidR="00CD7854">
        <w:rPr>
          <w:lang w:val="en-US"/>
        </w:rPr>
        <w:t xml:space="preserve"> from three different providers</w:t>
      </w:r>
      <w:r w:rsidRPr="5B9E2421">
        <w:rPr>
          <w:lang w:val="en-US"/>
        </w:rPr>
        <w:t xml:space="preserve"> </w:t>
      </w:r>
      <w:r w:rsidR="1EB8A264" w:rsidRPr="5B9E2421">
        <w:rPr>
          <w:lang w:val="en-US"/>
        </w:rPr>
        <w:t>and</w:t>
      </w:r>
      <w:r w:rsidRPr="5B9E2421">
        <w:rPr>
          <w:lang w:val="en-US"/>
        </w:rPr>
        <w:t xml:space="preserve"> justify the </w:t>
      </w:r>
      <w:r w:rsidR="51E51313" w:rsidRPr="5B9E2421">
        <w:rPr>
          <w:lang w:val="en-US"/>
        </w:rPr>
        <w:t xml:space="preserve">choice </w:t>
      </w:r>
      <w:r w:rsidR="02BB50E8" w:rsidRPr="5B9E2421">
        <w:rPr>
          <w:lang w:val="en-US"/>
        </w:rPr>
        <w:t>in the comments box</w:t>
      </w:r>
      <w:r w:rsidR="21486792" w:rsidRPr="5B9E2421">
        <w:rPr>
          <w:lang w:val="en-US"/>
        </w:rPr>
        <w:t>.</w:t>
      </w:r>
      <w:r w:rsidR="3981CA88" w:rsidRPr="5B9E2421">
        <w:rPr>
          <w:lang w:val="en-US"/>
        </w:rPr>
        <w:t xml:space="preserve"> </w:t>
      </w:r>
      <w:r w:rsidR="00900059" w:rsidRPr="5B9E2421">
        <w:rPr>
          <w:lang w:val="en-US"/>
        </w:rPr>
        <w:t xml:space="preserve">Please </w:t>
      </w:r>
      <w:r w:rsidR="1C413D61" w:rsidRPr="5B9E2421">
        <w:rPr>
          <w:lang w:val="en-US"/>
        </w:rPr>
        <w:t xml:space="preserve">attach a </w:t>
      </w:r>
      <w:commentRangeStart w:id="42"/>
      <w:r w:rsidR="1C413D61" w:rsidRPr="5B9E2421">
        <w:rPr>
          <w:lang w:val="en-US"/>
        </w:rPr>
        <w:t xml:space="preserve">detailed recap table </w:t>
      </w:r>
      <w:commentRangeEnd w:id="42"/>
      <w:r w:rsidR="00604691">
        <w:rPr>
          <w:rStyle w:val="Marquedecommentaire"/>
        </w:rPr>
        <w:commentReference w:id="42"/>
      </w:r>
      <w:r w:rsidR="00B211F1">
        <w:rPr>
          <w:lang w:val="en-US"/>
        </w:rPr>
        <w:t>to the PO summarizing the three</w:t>
      </w:r>
      <w:r w:rsidR="1C413D61" w:rsidRPr="5B9E2421">
        <w:rPr>
          <w:lang w:val="en-US"/>
        </w:rPr>
        <w:t xml:space="preserve"> quotes</w:t>
      </w:r>
      <w:r w:rsidR="00CD7854">
        <w:rPr>
          <w:lang w:val="en-US"/>
        </w:rPr>
        <w:t xml:space="preserve"> (i.e. a comparison of costs in an excel doc.)</w:t>
      </w:r>
      <w:r w:rsidR="1C413D61" w:rsidRPr="5B9E2421">
        <w:rPr>
          <w:lang w:val="en-US"/>
        </w:rPr>
        <w:t xml:space="preserve">. </w:t>
      </w:r>
    </w:p>
    <w:p w14:paraId="000F28B1" w14:textId="1040530D" w:rsidR="3C30B6EA" w:rsidRPr="00327E8C" w:rsidRDefault="3C30B6EA" w:rsidP="689474C6">
      <w:pPr>
        <w:spacing w:line="257" w:lineRule="auto"/>
        <w:jc w:val="both"/>
        <w:rPr>
          <w:lang w:val="en-US"/>
        </w:rPr>
      </w:pPr>
      <w:commentRangeStart w:id="43"/>
      <w:r w:rsidRPr="00327E8C">
        <w:rPr>
          <w:rFonts w:ascii="Calisto MT" w:eastAsia="Calisto MT" w:hAnsi="Calisto MT" w:cs="Calisto MT"/>
          <w:i/>
          <w:iCs/>
          <w:lang w:val="en-US"/>
        </w:rPr>
        <w:t xml:space="preserve">The template is available on SharePoint </w:t>
      </w:r>
      <w:commentRangeEnd w:id="43"/>
      <w:r w:rsidR="00B211F1">
        <w:rPr>
          <w:rStyle w:val="Marquedecommentaire"/>
        </w:rPr>
        <w:commentReference w:id="43"/>
      </w:r>
      <w:commentRangeStart w:id="44"/>
      <w:r w:rsidRPr="00327E8C">
        <w:rPr>
          <w:rFonts w:ascii="Wingdings" w:eastAsia="Wingdings" w:hAnsi="Wingdings" w:cs="Wingdings"/>
          <w:i/>
          <w:iCs/>
          <w:lang w:val="en-US"/>
        </w:rPr>
        <w:t></w:t>
      </w:r>
      <w:commentRangeEnd w:id="44"/>
      <w:r w:rsidR="00721AF4">
        <w:rPr>
          <w:rStyle w:val="Marquedecommentaire"/>
        </w:rPr>
        <w:commentReference w:id="44"/>
      </w:r>
    </w:p>
    <w:p w14:paraId="3EB58B48" w14:textId="44DB68D5" w:rsidR="689474C6" w:rsidRPr="00327E8C" w:rsidRDefault="689474C6" w:rsidP="689474C6">
      <w:pPr>
        <w:spacing w:after="0"/>
        <w:jc w:val="both"/>
        <w:rPr>
          <w:lang w:val="en-US"/>
        </w:rPr>
      </w:pPr>
    </w:p>
    <w:p w14:paraId="7F54B2BF" w14:textId="20FFCBC7" w:rsidR="59091646" w:rsidRPr="00327E8C" w:rsidRDefault="59091646" w:rsidP="59091646">
      <w:pPr>
        <w:spacing w:after="0"/>
        <w:jc w:val="both"/>
        <w:rPr>
          <w:lang w:val="en-US"/>
        </w:rPr>
      </w:pPr>
    </w:p>
    <w:p w14:paraId="43460A01" w14:textId="5CDB5931" w:rsidR="00D71D47" w:rsidRPr="00327E8C" w:rsidRDefault="00D71D47" w:rsidP="009E7B70">
      <w:pPr>
        <w:pStyle w:val="Paragraphedeliste"/>
        <w:numPr>
          <w:ilvl w:val="2"/>
          <w:numId w:val="33"/>
        </w:numPr>
        <w:outlineLvl w:val="2"/>
        <w:rPr>
          <w:b/>
          <w:bCs/>
          <w:lang w:val="en-US"/>
        </w:rPr>
      </w:pPr>
      <w:bookmarkStart w:id="45" w:name="_Toc65674258"/>
      <w:r w:rsidRPr="6A44ED2B">
        <w:rPr>
          <w:b/>
          <w:bCs/>
          <w:lang w:val="en-US"/>
        </w:rPr>
        <w:t>Travel record – Carbon offsetting</w:t>
      </w:r>
      <w:bookmarkEnd w:id="45"/>
    </w:p>
    <w:p w14:paraId="724BE201" w14:textId="5B772786" w:rsidR="01B528AA" w:rsidRPr="00327E8C" w:rsidRDefault="01B528AA" w:rsidP="47B38A96">
      <w:pPr>
        <w:jc w:val="both"/>
        <w:rPr>
          <w:lang w:val="en-US"/>
        </w:rPr>
      </w:pPr>
      <w:r w:rsidRPr="00327E8C">
        <w:rPr>
          <w:lang w:val="en-US"/>
        </w:rPr>
        <w:t xml:space="preserve">The </w:t>
      </w:r>
      <w:commentRangeStart w:id="46"/>
      <w:r w:rsidRPr="00327E8C">
        <w:rPr>
          <w:lang w:val="en-US"/>
        </w:rPr>
        <w:t xml:space="preserve">travel record </w:t>
      </w:r>
      <w:commentRangeEnd w:id="46"/>
      <w:r w:rsidR="00CD7854">
        <w:rPr>
          <w:rStyle w:val="Marquedecommentaire"/>
        </w:rPr>
        <w:commentReference w:id="46"/>
      </w:r>
      <w:r w:rsidRPr="00327E8C">
        <w:rPr>
          <w:lang w:val="en-US"/>
        </w:rPr>
        <w:t>is used to monitor flight tickets</w:t>
      </w:r>
      <w:r w:rsidR="1CC6648D" w:rsidRPr="00327E8C">
        <w:rPr>
          <w:lang w:val="en-US"/>
        </w:rPr>
        <w:t xml:space="preserve">, </w:t>
      </w:r>
      <w:r w:rsidR="0AF20460" w:rsidRPr="00327E8C">
        <w:rPr>
          <w:lang w:val="en-US"/>
        </w:rPr>
        <w:t xml:space="preserve">track refunds and </w:t>
      </w:r>
      <w:r w:rsidR="1CC6648D" w:rsidRPr="00327E8C">
        <w:rPr>
          <w:lang w:val="en-US"/>
        </w:rPr>
        <w:t>serve</w:t>
      </w:r>
      <w:r w:rsidR="7654930D" w:rsidRPr="00327E8C">
        <w:rPr>
          <w:lang w:val="en-US"/>
        </w:rPr>
        <w:t>s</w:t>
      </w:r>
      <w:r w:rsidR="1CC6648D" w:rsidRPr="00327E8C">
        <w:rPr>
          <w:lang w:val="en-US"/>
        </w:rPr>
        <w:t xml:space="preserve"> as a basis to review  invoices</w:t>
      </w:r>
      <w:r w:rsidRPr="00327E8C">
        <w:rPr>
          <w:lang w:val="en-US"/>
        </w:rPr>
        <w:t xml:space="preserve"> </w:t>
      </w:r>
      <w:r w:rsidR="51FDFB09" w:rsidRPr="00327E8C">
        <w:rPr>
          <w:lang w:val="en-US"/>
        </w:rPr>
        <w:t xml:space="preserve">(AirPlus, local agencies or others) </w:t>
      </w:r>
      <w:r w:rsidRPr="00327E8C">
        <w:rPr>
          <w:lang w:val="en-US"/>
        </w:rPr>
        <w:t xml:space="preserve">and justify </w:t>
      </w:r>
      <w:r w:rsidR="00CD7854">
        <w:rPr>
          <w:lang w:val="en-US"/>
        </w:rPr>
        <w:t>them</w:t>
      </w:r>
      <w:r w:rsidR="2DBA5F74" w:rsidRPr="00327E8C">
        <w:rPr>
          <w:lang w:val="en-US"/>
        </w:rPr>
        <w:t>.</w:t>
      </w:r>
    </w:p>
    <w:p w14:paraId="6F87170C" w14:textId="21B88E98" w:rsidR="53F9930C" w:rsidRPr="00327E8C" w:rsidRDefault="53F9930C" w:rsidP="5B9E2421">
      <w:pPr>
        <w:pStyle w:val="Paragraphedeliste"/>
        <w:numPr>
          <w:ilvl w:val="0"/>
          <w:numId w:val="14"/>
        </w:numPr>
        <w:jc w:val="both"/>
        <w:rPr>
          <w:rFonts w:eastAsiaTheme="minorEastAsia"/>
          <w:lang w:val="en-US"/>
        </w:rPr>
      </w:pPr>
      <w:r w:rsidRPr="5B9E2421">
        <w:rPr>
          <w:lang w:val="en-US"/>
        </w:rPr>
        <w:t>Details about issued tickets</w:t>
      </w:r>
      <w:r w:rsidR="5CAC277E" w:rsidRPr="5B9E2421">
        <w:rPr>
          <w:lang w:val="en-US"/>
        </w:rPr>
        <w:t xml:space="preserve"> (</w:t>
      </w:r>
      <w:r w:rsidR="2CE5F4B0" w:rsidRPr="5B9E2421">
        <w:rPr>
          <w:lang w:val="en-US"/>
        </w:rPr>
        <w:t>TA</w:t>
      </w:r>
      <w:r w:rsidR="5CAC277E" w:rsidRPr="5B9E2421">
        <w:rPr>
          <w:lang w:val="en-US"/>
        </w:rPr>
        <w:t xml:space="preserve">, </w:t>
      </w:r>
      <w:r w:rsidR="5C49366D" w:rsidRPr="5B9E2421">
        <w:rPr>
          <w:lang w:val="en-US"/>
        </w:rPr>
        <w:t xml:space="preserve">MF, </w:t>
      </w:r>
      <w:r w:rsidR="5CAC277E" w:rsidRPr="5B9E2421">
        <w:rPr>
          <w:lang w:val="en-US"/>
        </w:rPr>
        <w:t>project and fund codes, dates</w:t>
      </w:r>
      <w:r w:rsidR="002C2834" w:rsidRPr="5B9E2421">
        <w:rPr>
          <w:lang w:val="en-US"/>
        </w:rPr>
        <w:t>)</w:t>
      </w:r>
      <w:r w:rsidRPr="5B9E2421">
        <w:rPr>
          <w:lang w:val="en-US"/>
        </w:rPr>
        <w:t xml:space="preserve"> have to be </w:t>
      </w:r>
      <w:r w:rsidR="0669C0F3" w:rsidRPr="5B9E2421">
        <w:rPr>
          <w:lang w:val="en-US"/>
        </w:rPr>
        <w:t>added</w:t>
      </w:r>
      <w:r w:rsidRPr="5B9E2421">
        <w:rPr>
          <w:lang w:val="en-US"/>
        </w:rPr>
        <w:t xml:space="preserve"> in the travel record. The fil</w:t>
      </w:r>
      <w:r w:rsidR="03B902B1" w:rsidRPr="5B9E2421">
        <w:rPr>
          <w:lang w:val="en-US"/>
        </w:rPr>
        <w:t xml:space="preserve">e has 12 tabs, one per month. </w:t>
      </w:r>
    </w:p>
    <w:p w14:paraId="2DFAFDD3" w14:textId="5603455D" w:rsidR="1B35FE85" w:rsidRPr="00327E8C" w:rsidRDefault="1B35FE85" w:rsidP="009E7B70">
      <w:pPr>
        <w:pStyle w:val="Paragraphedeliste"/>
        <w:numPr>
          <w:ilvl w:val="0"/>
          <w:numId w:val="14"/>
        </w:numPr>
        <w:jc w:val="both"/>
        <w:rPr>
          <w:rFonts w:eastAsiaTheme="minorEastAsia"/>
          <w:lang w:val="en-US"/>
        </w:rPr>
      </w:pPr>
      <w:r w:rsidRPr="00327E8C">
        <w:rPr>
          <w:lang w:val="en-US"/>
        </w:rPr>
        <w:t>Tickets</w:t>
      </w:r>
      <w:r w:rsidR="03B902B1" w:rsidRPr="00327E8C">
        <w:rPr>
          <w:lang w:val="en-US"/>
        </w:rPr>
        <w:t xml:space="preserve"> are recorded as per travel dates. If </w:t>
      </w:r>
      <w:r w:rsidR="548C0200" w:rsidRPr="00327E8C">
        <w:rPr>
          <w:lang w:val="en-US"/>
        </w:rPr>
        <w:t>you</w:t>
      </w:r>
      <w:r w:rsidR="03B902B1" w:rsidRPr="00327E8C">
        <w:rPr>
          <w:lang w:val="en-US"/>
        </w:rPr>
        <w:t xml:space="preserve"> book a flight on March </w:t>
      </w:r>
      <w:r w:rsidR="5D91C751" w:rsidRPr="00327E8C">
        <w:rPr>
          <w:lang w:val="en-US"/>
        </w:rPr>
        <w:t>23 for travel dates 3-5 April, the ticket</w:t>
      </w:r>
      <w:r w:rsidR="0886C14F" w:rsidRPr="00327E8C">
        <w:rPr>
          <w:lang w:val="en-US"/>
        </w:rPr>
        <w:t xml:space="preserve"> is recorded under </w:t>
      </w:r>
      <w:r w:rsidR="1D8B4A85" w:rsidRPr="00327E8C">
        <w:rPr>
          <w:lang w:val="en-US"/>
        </w:rPr>
        <w:t xml:space="preserve">the </w:t>
      </w:r>
      <w:r w:rsidR="0886C14F" w:rsidRPr="00327E8C">
        <w:rPr>
          <w:lang w:val="en-US"/>
        </w:rPr>
        <w:t>April tab.</w:t>
      </w:r>
    </w:p>
    <w:p w14:paraId="7110C796" w14:textId="3A9F5C89" w:rsidR="0886C14F" w:rsidRPr="00327E8C" w:rsidRDefault="0886C14F" w:rsidP="009E7B70">
      <w:pPr>
        <w:pStyle w:val="Paragraphedeliste"/>
        <w:numPr>
          <w:ilvl w:val="0"/>
          <w:numId w:val="14"/>
        </w:numPr>
        <w:jc w:val="both"/>
        <w:rPr>
          <w:rFonts w:eastAsiaTheme="minorEastAsia"/>
          <w:lang w:val="en-US"/>
        </w:rPr>
      </w:pPr>
      <w:r w:rsidRPr="00327E8C">
        <w:rPr>
          <w:lang w:val="en-US"/>
        </w:rPr>
        <w:t xml:space="preserve">One line is used per booking. </w:t>
      </w:r>
      <w:r w:rsidR="70F92274" w:rsidRPr="00327E8C">
        <w:rPr>
          <w:lang w:val="en-US"/>
        </w:rPr>
        <w:t xml:space="preserve">If the tickets </w:t>
      </w:r>
      <w:r w:rsidR="32B45D35" w:rsidRPr="00327E8C">
        <w:rPr>
          <w:lang w:val="en-US"/>
        </w:rPr>
        <w:t>are</w:t>
      </w:r>
      <w:r w:rsidR="70F92274" w:rsidRPr="00327E8C">
        <w:rPr>
          <w:lang w:val="en-US"/>
        </w:rPr>
        <w:t xml:space="preserve"> modified or cancelled, details are mentioned under “comments”. If a new ticket is bought for a similar TA, a new line can be created.</w:t>
      </w:r>
    </w:p>
    <w:p w14:paraId="40C0C26B" w14:textId="67289AB7" w:rsidR="24A41AB8" w:rsidRPr="00327E8C" w:rsidRDefault="24A41AB8" w:rsidP="009E7B70">
      <w:pPr>
        <w:pStyle w:val="Paragraphedeliste"/>
        <w:numPr>
          <w:ilvl w:val="0"/>
          <w:numId w:val="14"/>
        </w:numPr>
        <w:jc w:val="both"/>
        <w:rPr>
          <w:lang w:val="en-US"/>
        </w:rPr>
      </w:pPr>
      <w:r w:rsidRPr="00327E8C">
        <w:rPr>
          <w:lang w:val="en-US"/>
        </w:rPr>
        <w:t xml:space="preserve">Column </w:t>
      </w:r>
      <w:r w:rsidR="05D04353" w:rsidRPr="00327E8C">
        <w:rPr>
          <w:lang w:val="en-US"/>
        </w:rPr>
        <w:t>“</w:t>
      </w:r>
      <w:r w:rsidRPr="00327E8C">
        <w:rPr>
          <w:lang w:val="en-US"/>
        </w:rPr>
        <w:t>airplus invoice flight</w:t>
      </w:r>
      <w:r w:rsidR="3AD6A4E7" w:rsidRPr="00327E8C">
        <w:rPr>
          <w:lang w:val="en-US"/>
        </w:rPr>
        <w:t>”</w:t>
      </w:r>
      <w:r w:rsidRPr="00327E8C">
        <w:rPr>
          <w:lang w:val="en-US"/>
        </w:rPr>
        <w:t xml:space="preserve"> is updated when we receive the invoice. Flight tickets can be purchased via di</w:t>
      </w:r>
      <w:r w:rsidR="660E5F8A" w:rsidRPr="00327E8C">
        <w:rPr>
          <w:lang w:val="en-US"/>
        </w:rPr>
        <w:t>fferent mean</w:t>
      </w:r>
      <w:r w:rsidR="41F163F1" w:rsidRPr="00327E8C">
        <w:rPr>
          <w:lang w:val="en-US"/>
        </w:rPr>
        <w:t>s:</w:t>
      </w:r>
    </w:p>
    <w:p w14:paraId="122D8F73" w14:textId="162B2511" w:rsidR="149F9991" w:rsidRPr="00327E8C" w:rsidRDefault="3AEAE4D2" w:rsidP="009E7B70">
      <w:pPr>
        <w:pStyle w:val="Paragraphedeliste"/>
        <w:numPr>
          <w:ilvl w:val="1"/>
          <w:numId w:val="14"/>
        </w:numPr>
        <w:jc w:val="both"/>
        <w:rPr>
          <w:lang w:val="en-US"/>
        </w:rPr>
      </w:pPr>
      <w:r w:rsidRPr="5B9E2421">
        <w:rPr>
          <w:lang w:val="en-US"/>
        </w:rPr>
        <w:t xml:space="preserve">Travelling 2020 paid with </w:t>
      </w:r>
      <w:r w:rsidR="1B8805C0" w:rsidRPr="5B9E2421">
        <w:rPr>
          <w:lang w:val="en-US"/>
        </w:rPr>
        <w:t>AirPlus</w:t>
      </w:r>
      <w:r w:rsidRPr="5B9E2421">
        <w:rPr>
          <w:lang w:val="en-US"/>
        </w:rPr>
        <w:t xml:space="preserve"> =&gt; please add AirPlus invoice date</w:t>
      </w:r>
    </w:p>
    <w:p w14:paraId="388AF8C5" w14:textId="0372348A" w:rsidR="149F9991" w:rsidRPr="00327E8C" w:rsidRDefault="49DEE870" w:rsidP="009E7B70">
      <w:pPr>
        <w:pStyle w:val="Paragraphedeliste"/>
        <w:numPr>
          <w:ilvl w:val="1"/>
          <w:numId w:val="14"/>
        </w:numPr>
        <w:jc w:val="both"/>
        <w:rPr>
          <w:lang w:val="en-US"/>
        </w:rPr>
      </w:pPr>
      <w:r w:rsidRPr="5B9E2421">
        <w:rPr>
          <w:lang w:val="en-US"/>
        </w:rPr>
        <w:t>Aladin paid by bank transfer =&gt; please add Aladin invoice number</w:t>
      </w:r>
    </w:p>
    <w:p w14:paraId="37FF9E69" w14:textId="04073C8D" w:rsidR="49DEE870" w:rsidRDefault="49DEE870" w:rsidP="5B9E2421">
      <w:pPr>
        <w:pStyle w:val="Paragraphedeliste"/>
        <w:numPr>
          <w:ilvl w:val="1"/>
          <w:numId w:val="14"/>
        </w:numPr>
        <w:jc w:val="both"/>
        <w:rPr>
          <w:rFonts w:eastAsiaTheme="minorEastAsia"/>
          <w:lang w:val="en-US"/>
        </w:rPr>
      </w:pPr>
      <w:r w:rsidRPr="5B9E2421">
        <w:rPr>
          <w:lang w:val="en-US"/>
        </w:rPr>
        <w:t>Easyjet paid with AirPlus =&gt; please add AirPlus invoice date</w:t>
      </w:r>
    </w:p>
    <w:p w14:paraId="390A7264" w14:textId="33F83AB8" w:rsidR="49DEE870" w:rsidRDefault="49DEE870" w:rsidP="5B9E2421">
      <w:pPr>
        <w:pStyle w:val="Paragraphedeliste"/>
        <w:numPr>
          <w:ilvl w:val="1"/>
          <w:numId w:val="14"/>
        </w:numPr>
        <w:jc w:val="both"/>
        <w:rPr>
          <w:lang w:val="en-US"/>
        </w:rPr>
      </w:pPr>
      <w:r w:rsidRPr="5B9E2421">
        <w:rPr>
          <w:lang w:val="en-US"/>
        </w:rPr>
        <w:t>Airline counter</w:t>
      </w:r>
      <w:r w:rsidR="7F9EBB02" w:rsidRPr="5B9E2421">
        <w:rPr>
          <w:lang w:val="en-US"/>
        </w:rPr>
        <w:t>s</w:t>
      </w:r>
      <w:r w:rsidRPr="5B9E2421">
        <w:rPr>
          <w:lang w:val="en-US"/>
        </w:rPr>
        <w:t xml:space="preserve"> paid in cash =&gt; please add voucher number (from office report/WA)</w:t>
      </w:r>
    </w:p>
    <w:p w14:paraId="7B26DCDB" w14:textId="58967B36" w:rsidR="4D245B4B" w:rsidRDefault="4D245B4B" w:rsidP="5B9E2421">
      <w:pPr>
        <w:pStyle w:val="Paragraphedeliste"/>
        <w:numPr>
          <w:ilvl w:val="1"/>
          <w:numId w:val="14"/>
        </w:numPr>
        <w:jc w:val="both"/>
        <w:rPr>
          <w:lang w:val="en-US"/>
        </w:rPr>
      </w:pPr>
      <w:r w:rsidRPr="5B9E2421">
        <w:rPr>
          <w:lang w:val="en-US"/>
        </w:rPr>
        <w:t xml:space="preserve">From third party refunded </w:t>
      </w:r>
      <w:r w:rsidR="44917BD2" w:rsidRPr="5B9E2421">
        <w:rPr>
          <w:lang w:val="en-US"/>
        </w:rPr>
        <w:t>via expenses claims (staff/consultants) or HD receipt (invitees)</w:t>
      </w:r>
      <w:r w:rsidR="49ED4E51" w:rsidRPr="5B9E2421">
        <w:rPr>
          <w:lang w:val="en-US"/>
        </w:rPr>
        <w:t xml:space="preserve"> =&gt; please add date of EC submission or date of refund</w:t>
      </w:r>
    </w:p>
    <w:p w14:paraId="7FA05EF9" w14:textId="2F826E3F" w:rsidR="47B38A96" w:rsidRPr="00327E8C" w:rsidRDefault="79DE12C2" w:rsidP="5B9E2421">
      <w:pPr>
        <w:jc w:val="both"/>
        <w:rPr>
          <w:lang w:val="en-US"/>
        </w:rPr>
      </w:pPr>
      <w:r>
        <w:rPr>
          <w:noProof/>
        </w:rPr>
        <w:drawing>
          <wp:inline distT="0" distB="0" distL="0" distR="0" wp14:anchorId="14BAF6C6" wp14:editId="0ECB9146">
            <wp:extent cx="6517985" cy="977698"/>
            <wp:effectExtent l="0" t="0" r="0" b="0"/>
            <wp:docPr id="1961948373" name="Picture 89196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968762"/>
                    <pic:cNvPicPr/>
                  </pic:nvPicPr>
                  <pic:blipFill>
                    <a:blip r:embed="rId29">
                      <a:extLst>
                        <a:ext uri="{28A0092B-C50C-407E-A947-70E740481C1C}">
                          <a14:useLocalDpi xmlns:a14="http://schemas.microsoft.com/office/drawing/2010/main" val="0"/>
                        </a:ext>
                      </a:extLst>
                    </a:blip>
                    <a:stretch>
                      <a:fillRect/>
                    </a:stretch>
                  </pic:blipFill>
                  <pic:spPr>
                    <a:xfrm>
                      <a:off x="0" y="0"/>
                      <a:ext cx="6517985" cy="977698"/>
                    </a:xfrm>
                    <a:prstGeom prst="rect">
                      <a:avLst/>
                    </a:prstGeom>
                  </pic:spPr>
                </pic:pic>
              </a:graphicData>
            </a:graphic>
          </wp:inline>
        </w:drawing>
      </w:r>
    </w:p>
    <w:p w14:paraId="0C951224" w14:textId="3C0CAF4D" w:rsidR="5B9E2421" w:rsidRDefault="46509FFF" w:rsidP="47D78C97">
      <w:pPr>
        <w:jc w:val="both"/>
        <w:rPr>
          <w:lang w:val="en-US"/>
        </w:rPr>
      </w:pPr>
      <w:r w:rsidRPr="6A44ED2B">
        <w:rPr>
          <w:lang w:val="en-US"/>
        </w:rPr>
        <w:t>I</w:t>
      </w:r>
      <w:r w:rsidR="71355FF8" w:rsidRPr="6A44ED2B">
        <w:rPr>
          <w:lang w:val="en-US"/>
        </w:rPr>
        <w:t xml:space="preserve">f insurances </w:t>
      </w:r>
      <w:del w:id="47" w:author="Anais Bobst" w:date="2020-06-12T14:34:00Z">
        <w:r w:rsidR="5B9E2421" w:rsidRPr="6A44ED2B" w:rsidDel="5B9E2421">
          <w:rPr>
            <w:lang w:val="en-US"/>
          </w:rPr>
          <w:delText xml:space="preserve">for </w:delText>
        </w:r>
      </w:del>
      <w:r w:rsidR="71355FF8" w:rsidRPr="6A44ED2B">
        <w:rPr>
          <w:lang w:val="en-US"/>
        </w:rPr>
        <w:t>visa</w:t>
      </w:r>
      <w:ins w:id="48" w:author="Anais Bobst" w:date="2020-06-12T14:35:00Z">
        <w:r w:rsidR="001E02FF" w:rsidRPr="6A44ED2B">
          <w:rPr>
            <w:lang w:val="en-US"/>
          </w:rPr>
          <w:t>s</w:t>
        </w:r>
      </w:ins>
      <w:del w:id="49" w:author="Anais Bobst" w:date="2020-06-12T14:34:00Z">
        <w:r w:rsidR="5B9E2421" w:rsidRPr="6A44ED2B" w:rsidDel="5B9E2421">
          <w:rPr>
            <w:lang w:val="en-US"/>
          </w:rPr>
          <w:delText>,</w:delText>
        </w:r>
      </w:del>
      <w:ins w:id="50" w:author="Anais Bobst" w:date="2020-06-12T14:34:00Z">
        <w:r w:rsidR="001E02FF" w:rsidRPr="6A44ED2B">
          <w:rPr>
            <w:lang w:val="en-US"/>
          </w:rPr>
          <w:t xml:space="preserve"> and</w:t>
        </w:r>
      </w:ins>
      <w:r w:rsidR="71355FF8" w:rsidRPr="6A44ED2B">
        <w:rPr>
          <w:lang w:val="en-US"/>
        </w:rPr>
        <w:t xml:space="preserve"> hotels are booked and paid via local agencies, details should be added in the travel record in dedicated </w:t>
      </w:r>
      <w:commentRangeStart w:id="51"/>
      <w:r w:rsidR="71355FF8" w:rsidRPr="6A44ED2B">
        <w:rPr>
          <w:lang w:val="en-US"/>
        </w:rPr>
        <w:t>columns</w:t>
      </w:r>
      <w:commentRangeEnd w:id="51"/>
      <w:r w:rsidR="5B9E2421">
        <w:rPr>
          <w:rStyle w:val="Marquedecommentaire"/>
        </w:rPr>
        <w:commentReference w:id="51"/>
      </w:r>
      <w:r w:rsidR="71355FF8" w:rsidRPr="6A44ED2B">
        <w:rPr>
          <w:lang w:val="en-US"/>
        </w:rPr>
        <w:t xml:space="preserve">. </w:t>
      </w:r>
    </w:p>
    <w:p w14:paraId="79C9591D" w14:textId="3FACCC88" w:rsidR="6A44ED2B" w:rsidRDefault="6A44ED2B" w:rsidP="6A44ED2B">
      <w:pPr>
        <w:jc w:val="both"/>
        <w:rPr>
          <w:b/>
          <w:bCs/>
          <w:lang w:val="en-US"/>
        </w:rPr>
      </w:pPr>
      <w:r w:rsidRPr="6A44ED2B">
        <w:rPr>
          <w:b/>
          <w:bCs/>
          <w:lang w:val="en-US"/>
        </w:rPr>
        <w:t>9</w:t>
      </w:r>
    </w:p>
    <w:p w14:paraId="6C34E1CF" w14:textId="7F311AAD" w:rsidR="6A44ED2B" w:rsidRDefault="6A44ED2B" w:rsidP="6A44ED2B">
      <w:pPr>
        <w:jc w:val="both"/>
        <w:rPr>
          <w:lang w:val="en-US"/>
        </w:rPr>
      </w:pPr>
    </w:p>
    <w:p w14:paraId="3A6AE932" w14:textId="3EF079B1" w:rsidR="00D71D47" w:rsidRPr="00327E8C" w:rsidRDefault="00D71D47" w:rsidP="009E7B70">
      <w:pPr>
        <w:pStyle w:val="Paragraphedeliste"/>
        <w:numPr>
          <w:ilvl w:val="2"/>
          <w:numId w:val="33"/>
        </w:numPr>
        <w:outlineLvl w:val="2"/>
        <w:rPr>
          <w:b/>
          <w:bCs/>
          <w:lang w:val="en-US"/>
        </w:rPr>
      </w:pPr>
      <w:bookmarkStart w:id="52" w:name="_Toc65674259"/>
      <w:r w:rsidRPr="5B9E2421">
        <w:rPr>
          <w:b/>
          <w:bCs/>
          <w:lang w:val="en-US"/>
        </w:rPr>
        <w:t>Invoices (</w:t>
      </w:r>
      <w:r w:rsidR="00CD7854">
        <w:rPr>
          <w:b/>
          <w:bCs/>
          <w:lang w:val="en-US"/>
        </w:rPr>
        <w:t xml:space="preserve">without </w:t>
      </w:r>
      <w:r w:rsidRPr="5B9E2421">
        <w:rPr>
          <w:b/>
          <w:bCs/>
          <w:lang w:val="en-US"/>
        </w:rPr>
        <w:t>VAT)</w:t>
      </w:r>
      <w:bookmarkEnd w:id="52"/>
    </w:p>
    <w:p w14:paraId="192A8E60" w14:textId="257F5346" w:rsidR="743188EF" w:rsidRPr="00327E8C" w:rsidRDefault="1370C883" w:rsidP="47B38A96">
      <w:pPr>
        <w:jc w:val="both"/>
        <w:rPr>
          <w:lang w:val="en-US"/>
        </w:rPr>
      </w:pPr>
      <w:r w:rsidRPr="5B9E2421">
        <w:rPr>
          <w:lang w:val="en-US"/>
        </w:rPr>
        <w:t xml:space="preserve">Invoices </w:t>
      </w:r>
      <w:r w:rsidR="24842A83" w:rsidRPr="5B9E2421">
        <w:rPr>
          <w:lang w:val="en-US"/>
        </w:rPr>
        <w:t xml:space="preserve">processed by the accounting department in Geneva </w:t>
      </w:r>
      <w:r w:rsidRPr="5B9E2421">
        <w:rPr>
          <w:lang w:val="en-US"/>
        </w:rPr>
        <w:t>are</w:t>
      </w:r>
      <w:r w:rsidR="5279F91C" w:rsidRPr="5B9E2421">
        <w:rPr>
          <w:lang w:val="en-US"/>
        </w:rPr>
        <w:t xml:space="preserve"> usually</w:t>
      </w:r>
      <w:r w:rsidRPr="5B9E2421">
        <w:rPr>
          <w:lang w:val="en-US"/>
        </w:rPr>
        <w:t xml:space="preserve"> paid within 30 days. </w:t>
      </w:r>
      <w:r w:rsidR="3376BE44" w:rsidRPr="5B9E2421">
        <w:rPr>
          <w:lang w:val="en-US"/>
        </w:rPr>
        <w:t>HD is VAT exempted</w:t>
      </w:r>
      <w:r w:rsidR="6B0B77EB" w:rsidRPr="5B9E2421">
        <w:rPr>
          <w:lang w:val="en-US"/>
        </w:rPr>
        <w:t xml:space="preserve"> in Switzerland</w:t>
      </w:r>
      <w:r w:rsidR="3376BE44" w:rsidRPr="5B9E2421">
        <w:rPr>
          <w:lang w:val="en-US"/>
        </w:rPr>
        <w:t xml:space="preserve">. </w:t>
      </w:r>
      <w:r w:rsidR="57CD1565" w:rsidRPr="5B9E2421">
        <w:rPr>
          <w:lang w:val="en-US"/>
        </w:rPr>
        <w:t xml:space="preserve">The </w:t>
      </w:r>
      <w:r w:rsidR="071FDCB1" w:rsidRPr="5B9E2421">
        <w:rPr>
          <w:lang w:val="en-US"/>
        </w:rPr>
        <w:t xml:space="preserve">VAT exemption document is available on </w:t>
      </w:r>
      <w:commentRangeStart w:id="53"/>
      <w:r w:rsidR="071FDCB1" w:rsidRPr="5B9E2421">
        <w:rPr>
          <w:lang w:val="en-US"/>
        </w:rPr>
        <w:t>SharePoint</w:t>
      </w:r>
      <w:commentRangeEnd w:id="53"/>
      <w:r w:rsidR="00CD7854">
        <w:rPr>
          <w:rStyle w:val="Marquedecommentaire"/>
        </w:rPr>
        <w:commentReference w:id="53"/>
      </w:r>
      <w:r w:rsidR="52E25DF9" w:rsidRPr="5B9E2421">
        <w:rPr>
          <w:lang w:val="en-US"/>
        </w:rPr>
        <w:t>.</w:t>
      </w:r>
    </w:p>
    <w:p w14:paraId="23DC6AEB" w14:textId="08D95375" w:rsidR="52E25DF9" w:rsidRDefault="24168C88" w:rsidP="5B9E2421">
      <w:pPr>
        <w:jc w:val="both"/>
        <w:rPr>
          <w:color w:val="FF0000"/>
          <w:lang w:val="en-US"/>
        </w:rPr>
      </w:pPr>
      <w:r w:rsidRPr="543DC7D0">
        <w:rPr>
          <w:color w:val="FF0000"/>
          <w:lang w:val="en-US"/>
        </w:rPr>
        <w:t xml:space="preserve">New suppliers have to be informed in order for them to send invoices without VAT. </w:t>
      </w:r>
    </w:p>
    <w:p w14:paraId="14E7D620" w14:textId="3365FF33" w:rsidR="00632EA6" w:rsidRDefault="52AC984B" w:rsidP="5B9E2421">
      <w:pPr>
        <w:spacing w:line="257" w:lineRule="auto"/>
        <w:jc w:val="both"/>
        <w:rPr>
          <w:rFonts w:ascii="Calisto MT" w:eastAsia="Calisto MT" w:hAnsi="Calisto MT" w:cs="Calisto MT"/>
          <w:lang w:val="en-US"/>
        </w:rPr>
      </w:pPr>
      <w:r w:rsidRPr="47D78C97">
        <w:rPr>
          <w:rFonts w:ascii="Calisto MT" w:eastAsia="Calisto MT" w:hAnsi="Calisto MT" w:cs="Calisto MT"/>
          <w:lang w:val="en-US"/>
        </w:rPr>
        <w:t>It’s the responsibility of the log</w:t>
      </w:r>
      <w:r w:rsidR="7C1C6438" w:rsidRPr="47D78C97">
        <w:rPr>
          <w:rFonts w:ascii="Calisto MT" w:eastAsia="Calisto MT" w:hAnsi="Calisto MT" w:cs="Calisto MT"/>
          <w:lang w:val="en-US"/>
        </w:rPr>
        <w:t>istics team members</w:t>
      </w:r>
      <w:r w:rsidRPr="47D78C97">
        <w:rPr>
          <w:rFonts w:ascii="Calisto MT" w:eastAsia="Calisto MT" w:hAnsi="Calisto MT" w:cs="Calisto MT"/>
          <w:lang w:val="en-US"/>
        </w:rPr>
        <w:t xml:space="preserve"> to collect invoices, check them carefully, prepare the approval stamp</w:t>
      </w:r>
      <w:r w:rsidR="19EEB7EA" w:rsidRPr="47D78C97">
        <w:rPr>
          <w:rFonts w:ascii="Calisto MT" w:eastAsia="Calisto MT" w:hAnsi="Calisto MT" w:cs="Calisto MT"/>
          <w:lang w:val="en-US"/>
        </w:rPr>
        <w:t>s</w:t>
      </w:r>
      <w:r w:rsidRPr="47D78C97">
        <w:rPr>
          <w:rFonts w:ascii="Calisto MT" w:eastAsia="Calisto MT" w:hAnsi="Calisto MT" w:cs="Calisto MT"/>
          <w:lang w:val="en-US"/>
        </w:rPr>
        <w:t>, collect the signatures as per the delegation of auth</w:t>
      </w:r>
      <w:r w:rsidR="56A35F25" w:rsidRPr="47D78C97">
        <w:rPr>
          <w:rFonts w:ascii="Calisto MT" w:eastAsia="Calisto MT" w:hAnsi="Calisto MT" w:cs="Calisto MT"/>
          <w:lang w:val="en-US"/>
        </w:rPr>
        <w:t>ority</w:t>
      </w:r>
      <w:r w:rsidRPr="47D78C97">
        <w:rPr>
          <w:rFonts w:ascii="Calisto MT" w:eastAsia="Calisto MT" w:hAnsi="Calisto MT" w:cs="Calisto MT"/>
          <w:lang w:val="en-US"/>
        </w:rPr>
        <w:t xml:space="preserve">, join all </w:t>
      </w:r>
      <w:r w:rsidR="7438863E" w:rsidRPr="47D78C97">
        <w:rPr>
          <w:rFonts w:ascii="Calisto MT" w:eastAsia="Calisto MT" w:hAnsi="Calisto MT" w:cs="Calisto MT"/>
          <w:lang w:val="en-US"/>
        </w:rPr>
        <w:t>required supporting document</w:t>
      </w:r>
      <w:r w:rsidR="243F821B" w:rsidRPr="47D78C97">
        <w:rPr>
          <w:rFonts w:ascii="Calisto MT" w:eastAsia="Calisto MT" w:hAnsi="Calisto MT" w:cs="Calisto MT"/>
          <w:lang w:val="en-US"/>
        </w:rPr>
        <w:t>s (e.g. contract, purchase orders, vendor forms)</w:t>
      </w:r>
      <w:r w:rsidR="7438863E" w:rsidRPr="47D78C97">
        <w:rPr>
          <w:rFonts w:ascii="Calisto MT" w:eastAsia="Calisto MT" w:hAnsi="Calisto MT" w:cs="Calisto MT"/>
          <w:lang w:val="en-US"/>
        </w:rPr>
        <w:t xml:space="preserve"> before this is processed to the accounting department</w:t>
      </w:r>
      <w:r w:rsidR="2AB52218" w:rsidRPr="47D78C97">
        <w:rPr>
          <w:rFonts w:ascii="Calisto MT" w:eastAsia="Calisto MT" w:hAnsi="Calisto MT" w:cs="Calisto MT"/>
          <w:lang w:val="en-US"/>
        </w:rPr>
        <w:t>.</w:t>
      </w:r>
    </w:p>
    <w:p w14:paraId="587626E0" w14:textId="46F96A1F" w:rsidR="00632EA6" w:rsidRDefault="00632EA6" w:rsidP="009336B0">
      <w:pPr>
        <w:pStyle w:val="Paragraphedeliste"/>
        <w:numPr>
          <w:ilvl w:val="2"/>
          <w:numId w:val="33"/>
        </w:numPr>
        <w:outlineLvl w:val="2"/>
        <w:rPr>
          <w:b/>
          <w:bCs/>
          <w:lang w:val="en-US"/>
        </w:rPr>
      </w:pPr>
      <w:bookmarkStart w:id="54" w:name="_Toc65674260"/>
      <w:r w:rsidRPr="009336B0">
        <w:rPr>
          <w:b/>
          <w:bCs/>
          <w:lang w:val="en-US"/>
        </w:rPr>
        <w:t>Approval stamp</w:t>
      </w:r>
      <w:bookmarkEnd w:id="54"/>
    </w:p>
    <w:p w14:paraId="6968F689" w14:textId="12A3DCFA" w:rsidR="009336B0" w:rsidRDefault="009336B0" w:rsidP="009336B0">
      <w:pPr>
        <w:spacing w:line="257" w:lineRule="auto"/>
        <w:jc w:val="both"/>
        <w:rPr>
          <w:rFonts w:ascii="Calisto MT" w:eastAsia="Calisto MT" w:hAnsi="Calisto MT" w:cs="Calisto MT"/>
          <w:lang w:val="en-US"/>
        </w:rPr>
      </w:pPr>
      <w:r w:rsidRPr="009336B0">
        <w:rPr>
          <w:rFonts w:ascii="Calisto MT" w:eastAsia="Calisto MT" w:hAnsi="Calisto MT" w:cs="Calisto MT"/>
          <w:lang w:val="en-US"/>
        </w:rPr>
        <w:t xml:space="preserve">Approval stamps have to be created whenever an invoice is given to finance. This document serves as verification and has to be sent to the relevant PM for approval. </w:t>
      </w:r>
      <w:r>
        <w:rPr>
          <w:rFonts w:ascii="Calisto MT" w:eastAsia="Calisto MT" w:hAnsi="Calisto MT" w:cs="Calisto MT"/>
          <w:lang w:val="en-US"/>
        </w:rPr>
        <w:t>The approval stamp has to be attached with the invoice and has to detail all the budget codes, TAs/MFs number if applicable and has to be signed by the logistics coordinator and relevant PM according to the delegation of authority.</w:t>
      </w:r>
    </w:p>
    <w:p w14:paraId="0258DEB8" w14:textId="0F39689D" w:rsidR="009336B0" w:rsidRPr="009336B0" w:rsidRDefault="009336B0" w:rsidP="47D78C97">
      <w:pPr>
        <w:spacing w:line="257" w:lineRule="auto"/>
        <w:jc w:val="both"/>
        <w:rPr>
          <w:rFonts w:ascii="Calisto MT" w:eastAsia="Calisto MT" w:hAnsi="Calisto MT" w:cs="Calisto MT"/>
          <w:lang w:val="en-US"/>
        </w:rPr>
      </w:pPr>
      <w:commentRangeStart w:id="55"/>
      <w:r w:rsidRPr="47D78C97">
        <w:rPr>
          <w:rFonts w:ascii="Calisto MT" w:eastAsia="Calisto MT" w:hAnsi="Calisto MT" w:cs="Calisto MT"/>
          <w:lang w:val="en-US"/>
        </w:rPr>
        <w:t>Approval stamp template</w:t>
      </w:r>
      <w:commentRangeEnd w:id="55"/>
      <w:r>
        <w:rPr>
          <w:rStyle w:val="Marquedecommentaire"/>
        </w:rPr>
        <w:commentReference w:id="55"/>
      </w:r>
    </w:p>
    <w:p w14:paraId="58E6FEE6" w14:textId="77777777" w:rsidR="00B02CC4" w:rsidRPr="00327E8C" w:rsidRDefault="00B02CC4" w:rsidP="009E7B70">
      <w:pPr>
        <w:pStyle w:val="Paragraphedeliste"/>
        <w:numPr>
          <w:ilvl w:val="1"/>
          <w:numId w:val="33"/>
        </w:numPr>
        <w:outlineLvl w:val="1"/>
        <w:rPr>
          <w:b/>
          <w:bCs/>
          <w:lang w:val="en-US"/>
        </w:rPr>
      </w:pPr>
      <w:bookmarkStart w:id="56" w:name="_Toc65674261"/>
      <w:r w:rsidRPr="00327E8C">
        <w:rPr>
          <w:b/>
          <w:bCs/>
          <w:lang w:val="en-US"/>
        </w:rPr>
        <w:t>Payments</w:t>
      </w:r>
      <w:bookmarkEnd w:id="56"/>
    </w:p>
    <w:p w14:paraId="124043F2" w14:textId="628F8074" w:rsidR="00D71D47" w:rsidRPr="00327E8C" w:rsidRDefault="00D71D47" w:rsidP="009E7B70">
      <w:pPr>
        <w:pStyle w:val="Paragraphedeliste"/>
        <w:numPr>
          <w:ilvl w:val="2"/>
          <w:numId w:val="33"/>
        </w:numPr>
        <w:outlineLvl w:val="2"/>
        <w:rPr>
          <w:b/>
          <w:bCs/>
          <w:lang w:val="en-US"/>
        </w:rPr>
      </w:pPr>
      <w:bookmarkStart w:id="57" w:name="_Toc65674262"/>
      <w:r w:rsidRPr="00327E8C">
        <w:rPr>
          <w:b/>
          <w:bCs/>
          <w:lang w:val="en-US"/>
        </w:rPr>
        <w:t>Airplus/A</w:t>
      </w:r>
      <w:r w:rsidR="3D8D44F2" w:rsidRPr="00327E8C">
        <w:rPr>
          <w:b/>
          <w:bCs/>
          <w:lang w:val="en-US"/>
        </w:rPr>
        <w:t>.I.D.A Card</w:t>
      </w:r>
      <w:bookmarkEnd w:id="57"/>
    </w:p>
    <w:p w14:paraId="28D2CD52" w14:textId="245B394E" w:rsidR="02CFC7BC" w:rsidRPr="00327E8C" w:rsidRDefault="02CFC7BC" w:rsidP="007835A3">
      <w:pPr>
        <w:jc w:val="both"/>
        <w:rPr>
          <w:vertAlign w:val="superscript"/>
          <w:lang w:val="en-US"/>
        </w:rPr>
      </w:pPr>
      <w:hyperlink r:id="rId30" w:history="1">
        <w:r w:rsidRPr="00F40001">
          <w:rPr>
            <w:rStyle w:val="Lienhypertexte"/>
            <w:lang w:val="en-US"/>
          </w:rPr>
          <w:t>AirPlus International</w:t>
        </w:r>
      </w:hyperlink>
      <w:r w:rsidRPr="00327E8C">
        <w:rPr>
          <w:lang w:val="en-US"/>
        </w:rPr>
        <w:t xml:space="preserve"> is a financial service company that provide</w:t>
      </w:r>
      <w:r w:rsidR="001E02FF">
        <w:rPr>
          <w:lang w:val="en-US"/>
        </w:rPr>
        <w:t>s</w:t>
      </w:r>
      <w:r w:rsidR="6DD4EE5E" w:rsidRPr="00327E8C">
        <w:rPr>
          <w:lang w:val="en-US"/>
        </w:rPr>
        <w:t xml:space="preserve"> business</w:t>
      </w:r>
      <w:r w:rsidRPr="00327E8C">
        <w:rPr>
          <w:lang w:val="en-US"/>
        </w:rPr>
        <w:t xml:space="preserve"> travel payment solutions globally.</w:t>
      </w:r>
      <w:r w:rsidR="022B0997" w:rsidRPr="00327E8C">
        <w:rPr>
          <w:lang w:val="en-US"/>
        </w:rPr>
        <w:t xml:space="preserve"> The AirPlus</w:t>
      </w:r>
      <w:r w:rsidR="2262A12D" w:rsidRPr="00327E8C">
        <w:rPr>
          <w:lang w:val="en-US"/>
        </w:rPr>
        <w:t xml:space="preserve"> </w:t>
      </w:r>
      <w:r w:rsidR="098084B5" w:rsidRPr="00327E8C">
        <w:rPr>
          <w:lang w:val="en-US"/>
        </w:rPr>
        <w:t xml:space="preserve">Business </w:t>
      </w:r>
      <w:r w:rsidR="022B0997" w:rsidRPr="00327E8C">
        <w:rPr>
          <w:lang w:val="en-US"/>
        </w:rPr>
        <w:t xml:space="preserve">Travel </w:t>
      </w:r>
      <w:r w:rsidR="2DB1CE75" w:rsidRPr="00327E8C">
        <w:rPr>
          <w:lang w:val="en-US"/>
        </w:rPr>
        <w:t>p</w:t>
      </w:r>
      <w:r w:rsidR="022B0997" w:rsidRPr="00327E8C">
        <w:rPr>
          <w:lang w:val="en-US"/>
        </w:rPr>
        <w:t>or</w:t>
      </w:r>
      <w:r w:rsidR="00F40001">
        <w:rPr>
          <w:lang w:val="en-US"/>
        </w:rPr>
        <w:t>tal</w:t>
      </w:r>
      <w:r w:rsidR="40C04780" w:rsidRPr="00327E8C">
        <w:rPr>
          <w:lang w:val="en-US"/>
        </w:rPr>
        <w:t xml:space="preserve"> </w:t>
      </w:r>
      <w:r w:rsidR="022B0997" w:rsidRPr="00327E8C">
        <w:rPr>
          <w:lang w:val="en-US"/>
        </w:rPr>
        <w:t xml:space="preserve">gives </w:t>
      </w:r>
      <w:r w:rsidR="2423816D" w:rsidRPr="00327E8C">
        <w:rPr>
          <w:lang w:val="en-US"/>
        </w:rPr>
        <w:t xml:space="preserve">a </w:t>
      </w:r>
      <w:r w:rsidR="022B0997" w:rsidRPr="00327E8C">
        <w:rPr>
          <w:lang w:val="en-US"/>
        </w:rPr>
        <w:t>complete service for business travel management</w:t>
      </w:r>
      <w:r w:rsidR="77476883" w:rsidRPr="00327E8C">
        <w:rPr>
          <w:lang w:val="en-US"/>
        </w:rPr>
        <w:t xml:space="preserve">. </w:t>
      </w:r>
    </w:p>
    <w:p w14:paraId="1B7D5217" w14:textId="207F5DF0" w:rsidR="036C4F2D" w:rsidRPr="00327E8C" w:rsidRDefault="036C4F2D" w:rsidP="007835A3">
      <w:pPr>
        <w:jc w:val="both"/>
        <w:rPr>
          <w:lang w:val="en-US"/>
        </w:rPr>
      </w:pPr>
      <w:r w:rsidRPr="00327E8C">
        <w:rPr>
          <w:lang w:val="en-US"/>
        </w:rPr>
        <w:t xml:space="preserve">Flight reservations </w:t>
      </w:r>
      <w:r w:rsidR="00CD7854">
        <w:rPr>
          <w:lang w:val="en-US"/>
        </w:rPr>
        <w:t>made by</w:t>
      </w:r>
      <w:r w:rsidRPr="00327E8C">
        <w:rPr>
          <w:lang w:val="en-US"/>
        </w:rPr>
        <w:t xml:space="preserve"> </w:t>
      </w:r>
      <w:r w:rsidR="6A73D67C" w:rsidRPr="00327E8C">
        <w:rPr>
          <w:lang w:val="en-US"/>
        </w:rPr>
        <w:t xml:space="preserve">the </w:t>
      </w:r>
      <w:r w:rsidR="00C159E5">
        <w:rPr>
          <w:lang w:val="en-US"/>
        </w:rPr>
        <w:t>logistics coordinator</w:t>
      </w:r>
      <w:r w:rsidR="5BE51DB2" w:rsidRPr="00327E8C">
        <w:rPr>
          <w:lang w:val="en-US"/>
        </w:rPr>
        <w:t xml:space="preserve"> </w:t>
      </w:r>
      <w:r w:rsidR="6CED9019" w:rsidRPr="00327E8C">
        <w:rPr>
          <w:lang w:val="en-US"/>
        </w:rPr>
        <w:t>are charged by the travel agency to HD’s AirPlus account</w:t>
      </w:r>
      <w:r w:rsidR="251C80EC" w:rsidRPr="00327E8C">
        <w:rPr>
          <w:lang w:val="en-US"/>
        </w:rPr>
        <w:t xml:space="preserve">: </w:t>
      </w:r>
    </w:p>
    <w:p w14:paraId="363995F1" w14:textId="2EDAA29F" w:rsidR="5E4F1A2E" w:rsidRPr="00327E8C" w:rsidRDefault="5E4F1A2E" w:rsidP="009E7B70">
      <w:pPr>
        <w:pStyle w:val="Paragraphedeliste"/>
        <w:numPr>
          <w:ilvl w:val="0"/>
          <w:numId w:val="17"/>
        </w:numPr>
        <w:jc w:val="both"/>
        <w:rPr>
          <w:rFonts w:eastAsiaTheme="minorEastAsia"/>
          <w:lang w:val="en-US"/>
        </w:rPr>
      </w:pPr>
      <w:r w:rsidRPr="00327E8C">
        <w:rPr>
          <w:lang w:val="en-US"/>
        </w:rPr>
        <w:t>Original</w:t>
      </w:r>
      <w:r w:rsidR="486A2A37" w:rsidRPr="00327E8C">
        <w:rPr>
          <w:lang w:val="en-US"/>
        </w:rPr>
        <w:t xml:space="preserve"> </w:t>
      </w:r>
      <w:r w:rsidRPr="00327E8C">
        <w:rPr>
          <w:lang w:val="en-US"/>
        </w:rPr>
        <w:t xml:space="preserve">invoices </w:t>
      </w:r>
      <w:r w:rsidR="486A2A37" w:rsidRPr="00327E8C">
        <w:rPr>
          <w:lang w:val="en-US"/>
        </w:rPr>
        <w:t xml:space="preserve">are </w:t>
      </w:r>
      <w:r w:rsidR="1A8F4DE9" w:rsidRPr="00327E8C">
        <w:rPr>
          <w:lang w:val="en-US"/>
        </w:rPr>
        <w:t xml:space="preserve">sent </w:t>
      </w:r>
      <w:r w:rsidR="4D3EA85F" w:rsidRPr="00327E8C">
        <w:rPr>
          <w:lang w:val="en-US"/>
        </w:rPr>
        <w:t xml:space="preserve">twice </w:t>
      </w:r>
      <w:r w:rsidR="25236698" w:rsidRPr="00327E8C">
        <w:rPr>
          <w:lang w:val="en-US"/>
        </w:rPr>
        <w:t xml:space="preserve">a </w:t>
      </w:r>
      <w:r w:rsidR="4D3EA85F" w:rsidRPr="00327E8C">
        <w:rPr>
          <w:lang w:val="en-US"/>
        </w:rPr>
        <w:t>month</w:t>
      </w:r>
      <w:r w:rsidR="6A9E3782" w:rsidRPr="00327E8C">
        <w:rPr>
          <w:lang w:val="en-US"/>
        </w:rPr>
        <w:t xml:space="preserve">, </w:t>
      </w:r>
      <w:r w:rsidR="2BD36204" w:rsidRPr="00327E8C">
        <w:rPr>
          <w:lang w:val="en-US"/>
        </w:rPr>
        <w:t>on the 1</w:t>
      </w:r>
      <w:r w:rsidR="2BD36204" w:rsidRPr="00327E8C">
        <w:rPr>
          <w:vertAlign w:val="superscript"/>
          <w:lang w:val="en-US"/>
        </w:rPr>
        <w:t>st</w:t>
      </w:r>
      <w:r w:rsidR="2BD36204" w:rsidRPr="00327E8C">
        <w:rPr>
          <w:lang w:val="en-US"/>
        </w:rPr>
        <w:t xml:space="preserve"> and 15</w:t>
      </w:r>
      <w:r w:rsidR="2BD36204" w:rsidRPr="00327E8C">
        <w:rPr>
          <w:vertAlign w:val="superscript"/>
          <w:lang w:val="en-US"/>
        </w:rPr>
        <w:t>th</w:t>
      </w:r>
      <w:r w:rsidR="04EF5D02" w:rsidRPr="00327E8C">
        <w:rPr>
          <w:lang w:val="en-US"/>
        </w:rPr>
        <w:t>.</w:t>
      </w:r>
    </w:p>
    <w:p w14:paraId="3932AF5D" w14:textId="3460B739" w:rsidR="5C22CAD1" w:rsidRPr="00327E8C" w:rsidRDefault="5C22CAD1" w:rsidP="009E7B70">
      <w:pPr>
        <w:pStyle w:val="Paragraphedeliste"/>
        <w:numPr>
          <w:ilvl w:val="0"/>
          <w:numId w:val="18"/>
        </w:numPr>
        <w:jc w:val="both"/>
        <w:rPr>
          <w:rFonts w:eastAsiaTheme="minorEastAsia"/>
          <w:lang w:val="en-US"/>
        </w:rPr>
      </w:pPr>
      <w:r w:rsidRPr="00327E8C">
        <w:rPr>
          <w:lang w:val="en-US"/>
        </w:rPr>
        <w:t xml:space="preserve">The </w:t>
      </w:r>
      <w:r w:rsidR="04EF5D02" w:rsidRPr="00327E8C">
        <w:rPr>
          <w:lang w:val="en-US"/>
        </w:rPr>
        <w:t>invoice</w:t>
      </w:r>
      <w:r w:rsidR="6CED9019" w:rsidRPr="00327E8C">
        <w:rPr>
          <w:lang w:val="en-US"/>
        </w:rPr>
        <w:t xml:space="preserve"> </w:t>
      </w:r>
      <w:r w:rsidR="5CBD6FF8" w:rsidRPr="00327E8C">
        <w:rPr>
          <w:lang w:val="en-US"/>
        </w:rPr>
        <w:t>is</w:t>
      </w:r>
      <w:r w:rsidR="3B3E78B6" w:rsidRPr="00327E8C">
        <w:rPr>
          <w:lang w:val="en-US"/>
        </w:rPr>
        <w:t xml:space="preserve"> available</w:t>
      </w:r>
      <w:r w:rsidR="3C0621EE" w:rsidRPr="00327E8C">
        <w:rPr>
          <w:lang w:val="en-US"/>
        </w:rPr>
        <w:t xml:space="preserve"> in soft copy (Excel file)</w:t>
      </w:r>
      <w:r w:rsidR="3B3E78B6" w:rsidRPr="00327E8C">
        <w:rPr>
          <w:lang w:val="en-US"/>
        </w:rPr>
        <w:t xml:space="preserve"> on the business portal</w:t>
      </w:r>
      <w:r w:rsidR="38B858C4" w:rsidRPr="00327E8C">
        <w:rPr>
          <w:lang w:val="en-US"/>
        </w:rPr>
        <w:t>.</w:t>
      </w:r>
    </w:p>
    <w:p w14:paraId="39A1FC3D" w14:textId="2F4536B9" w:rsidR="726C7F62" w:rsidRPr="00327E8C" w:rsidRDefault="726C7F62" w:rsidP="009E7B70">
      <w:pPr>
        <w:pStyle w:val="Paragraphedeliste"/>
        <w:numPr>
          <w:ilvl w:val="0"/>
          <w:numId w:val="18"/>
        </w:numPr>
        <w:jc w:val="both"/>
        <w:rPr>
          <w:lang w:val="en-US"/>
        </w:rPr>
      </w:pPr>
      <w:r w:rsidRPr="00327E8C">
        <w:rPr>
          <w:lang w:val="en-US"/>
        </w:rPr>
        <w:t xml:space="preserve">The </w:t>
      </w:r>
      <w:r w:rsidR="1535A9F0" w:rsidRPr="00327E8C">
        <w:rPr>
          <w:lang w:val="en-US"/>
        </w:rPr>
        <w:t>soft copy</w:t>
      </w:r>
      <w:r w:rsidR="5C2042BF" w:rsidRPr="00327E8C">
        <w:rPr>
          <w:lang w:val="en-US"/>
        </w:rPr>
        <w:t xml:space="preserve"> is</w:t>
      </w:r>
      <w:r w:rsidR="1A31AF80" w:rsidRPr="00327E8C">
        <w:rPr>
          <w:lang w:val="en-US"/>
        </w:rPr>
        <w:t xml:space="preserve"> uploaded</w:t>
      </w:r>
      <w:r w:rsidR="1BCDE8A9" w:rsidRPr="00327E8C">
        <w:rPr>
          <w:lang w:val="en-US"/>
        </w:rPr>
        <w:t>, filtered</w:t>
      </w:r>
      <w:r w:rsidR="1A31AF80" w:rsidRPr="00327E8C">
        <w:rPr>
          <w:lang w:val="en-US"/>
        </w:rPr>
        <w:t xml:space="preserve"> and</w:t>
      </w:r>
      <w:r w:rsidRPr="00327E8C">
        <w:rPr>
          <w:lang w:val="en-US"/>
        </w:rPr>
        <w:t xml:space="preserve"> distributed to </w:t>
      </w:r>
      <w:r w:rsidR="7AC7663B" w:rsidRPr="00327E8C">
        <w:rPr>
          <w:lang w:val="en-US"/>
        </w:rPr>
        <w:t xml:space="preserve">the </w:t>
      </w:r>
      <w:r w:rsidR="1E54B9E2" w:rsidRPr="00327E8C">
        <w:rPr>
          <w:lang w:val="en-US"/>
        </w:rPr>
        <w:t xml:space="preserve">relevant </w:t>
      </w:r>
      <w:r w:rsidR="00C159E5">
        <w:rPr>
          <w:lang w:val="en-US"/>
        </w:rPr>
        <w:t>logistics coordinator</w:t>
      </w:r>
      <w:r w:rsidRPr="00327E8C">
        <w:rPr>
          <w:lang w:val="en-US"/>
        </w:rPr>
        <w:t xml:space="preserve"> for </w:t>
      </w:r>
      <w:r w:rsidR="2CC0AE35" w:rsidRPr="00327E8C">
        <w:rPr>
          <w:lang w:val="en-US"/>
        </w:rPr>
        <w:t xml:space="preserve">verification </w:t>
      </w:r>
      <w:r w:rsidRPr="00327E8C">
        <w:rPr>
          <w:lang w:val="en-US"/>
        </w:rPr>
        <w:t xml:space="preserve">and </w:t>
      </w:r>
      <w:r w:rsidR="4AB13A68" w:rsidRPr="00327E8C">
        <w:rPr>
          <w:lang w:val="en-US"/>
        </w:rPr>
        <w:t xml:space="preserve">reconciliation </w:t>
      </w:r>
      <w:r w:rsidRPr="00327E8C">
        <w:rPr>
          <w:lang w:val="en-US"/>
        </w:rPr>
        <w:t>with the travel r</w:t>
      </w:r>
      <w:r w:rsidR="4C0FF236" w:rsidRPr="00327E8C">
        <w:rPr>
          <w:lang w:val="en-US"/>
        </w:rPr>
        <w:t xml:space="preserve">ecord.  </w:t>
      </w:r>
    </w:p>
    <w:p w14:paraId="20D4B45A" w14:textId="331BDB03" w:rsidR="6CED9019" w:rsidRPr="00327E8C" w:rsidRDefault="6CED9019" w:rsidP="009E7B70">
      <w:pPr>
        <w:pStyle w:val="Paragraphedeliste"/>
        <w:numPr>
          <w:ilvl w:val="0"/>
          <w:numId w:val="18"/>
        </w:numPr>
        <w:jc w:val="both"/>
        <w:rPr>
          <w:sz w:val="24"/>
          <w:szCs w:val="24"/>
          <w:lang w:val="en-US"/>
        </w:rPr>
      </w:pPr>
      <w:r w:rsidRPr="00327E8C">
        <w:rPr>
          <w:lang w:val="en-US"/>
        </w:rPr>
        <w:t>A</w:t>
      </w:r>
      <w:r w:rsidR="395C5E00" w:rsidRPr="00327E8C">
        <w:rPr>
          <w:lang w:val="en-US"/>
        </w:rPr>
        <w:t xml:space="preserve">fter completing the </w:t>
      </w:r>
      <w:r w:rsidR="147E59B2" w:rsidRPr="00327E8C">
        <w:rPr>
          <w:lang w:val="en-US"/>
        </w:rPr>
        <w:t>verification</w:t>
      </w:r>
      <w:r w:rsidR="54AF4BEC" w:rsidRPr="00327E8C">
        <w:rPr>
          <w:lang w:val="en-US"/>
        </w:rPr>
        <w:t xml:space="preserve"> </w:t>
      </w:r>
      <w:r w:rsidR="3553B2B2" w:rsidRPr="00327E8C">
        <w:rPr>
          <w:lang w:val="en-US"/>
        </w:rPr>
        <w:t xml:space="preserve">and </w:t>
      </w:r>
      <w:r w:rsidR="5228584A" w:rsidRPr="00327E8C">
        <w:rPr>
          <w:lang w:val="en-US"/>
        </w:rPr>
        <w:t>reconciliation</w:t>
      </w:r>
      <w:r w:rsidR="395C5E00" w:rsidRPr="00327E8C">
        <w:rPr>
          <w:lang w:val="en-US"/>
        </w:rPr>
        <w:t xml:space="preserve">, the </w:t>
      </w:r>
      <w:r w:rsidR="00C159E5">
        <w:rPr>
          <w:lang w:val="en-US"/>
        </w:rPr>
        <w:t>logistics coordinator</w:t>
      </w:r>
      <w:r w:rsidR="395C5E00" w:rsidRPr="00327E8C">
        <w:rPr>
          <w:lang w:val="en-US"/>
        </w:rPr>
        <w:t xml:space="preserve"> print</w:t>
      </w:r>
      <w:r w:rsidR="28D74482" w:rsidRPr="00327E8C">
        <w:rPr>
          <w:lang w:val="en-US"/>
        </w:rPr>
        <w:t xml:space="preserve"> and sign both </w:t>
      </w:r>
      <w:r w:rsidR="420D16D4" w:rsidRPr="00327E8C">
        <w:rPr>
          <w:lang w:val="en-US"/>
        </w:rPr>
        <w:t>their</w:t>
      </w:r>
      <w:r w:rsidR="678FFCEE" w:rsidRPr="00327E8C">
        <w:rPr>
          <w:lang w:val="en-US"/>
        </w:rPr>
        <w:t xml:space="preserve"> </w:t>
      </w:r>
      <w:r w:rsidR="28D74482" w:rsidRPr="00327E8C">
        <w:rPr>
          <w:lang w:val="en-US"/>
        </w:rPr>
        <w:t>Excel and</w:t>
      </w:r>
      <w:r w:rsidR="54CFA432" w:rsidRPr="00327E8C">
        <w:rPr>
          <w:lang w:val="en-US"/>
        </w:rPr>
        <w:t xml:space="preserve"> </w:t>
      </w:r>
      <w:r w:rsidR="792EDBEE" w:rsidRPr="00327E8C">
        <w:rPr>
          <w:lang w:val="en-US"/>
        </w:rPr>
        <w:t>t</w:t>
      </w:r>
      <w:r w:rsidR="395C5E00" w:rsidRPr="00327E8C">
        <w:rPr>
          <w:lang w:val="en-US"/>
        </w:rPr>
        <w:t xml:space="preserve">ravel </w:t>
      </w:r>
      <w:r w:rsidR="0C1A30B3" w:rsidRPr="00327E8C">
        <w:rPr>
          <w:lang w:val="en-US"/>
        </w:rPr>
        <w:t>r</w:t>
      </w:r>
      <w:r w:rsidR="395C5E00" w:rsidRPr="00327E8C">
        <w:rPr>
          <w:lang w:val="en-US"/>
        </w:rPr>
        <w:t>ecord</w:t>
      </w:r>
      <w:r w:rsidR="0FD964B6" w:rsidRPr="00327E8C">
        <w:rPr>
          <w:lang w:val="en-US"/>
        </w:rPr>
        <w:t xml:space="preserve"> files</w:t>
      </w:r>
      <w:r w:rsidR="575336B9" w:rsidRPr="00327E8C">
        <w:rPr>
          <w:lang w:val="en-US"/>
        </w:rPr>
        <w:t>.</w:t>
      </w:r>
      <w:r w:rsidR="51213305" w:rsidRPr="00327E8C">
        <w:rPr>
          <w:lang w:val="en-US"/>
        </w:rPr>
        <w:t xml:space="preserve"> </w:t>
      </w:r>
      <w:r w:rsidR="4C901369" w:rsidRPr="00327E8C">
        <w:rPr>
          <w:lang w:val="en-US"/>
        </w:rPr>
        <w:t>The</w:t>
      </w:r>
      <w:r w:rsidR="0A9CCC0D" w:rsidRPr="00327E8C">
        <w:rPr>
          <w:lang w:val="en-US"/>
        </w:rPr>
        <w:t xml:space="preserve"> d</w:t>
      </w:r>
      <w:r w:rsidR="51213305" w:rsidRPr="00327E8C">
        <w:rPr>
          <w:lang w:val="en-US"/>
        </w:rPr>
        <w:t xml:space="preserve">ocuments are then attached to the original invoice. </w:t>
      </w:r>
    </w:p>
    <w:p w14:paraId="588205C3" w14:textId="3631FE52" w:rsidR="1F60F8FE" w:rsidRPr="00327E8C" w:rsidRDefault="1F60F8FE" w:rsidP="009E7B70">
      <w:pPr>
        <w:pStyle w:val="Paragraphedeliste"/>
        <w:numPr>
          <w:ilvl w:val="0"/>
          <w:numId w:val="18"/>
        </w:numPr>
        <w:jc w:val="both"/>
        <w:rPr>
          <w:sz w:val="24"/>
          <w:szCs w:val="24"/>
          <w:lang w:val="en-US"/>
        </w:rPr>
      </w:pPr>
      <w:r w:rsidRPr="00327E8C">
        <w:rPr>
          <w:lang w:val="en-US"/>
        </w:rPr>
        <w:t xml:space="preserve">If </w:t>
      </w:r>
      <w:r w:rsidR="3DAE7816" w:rsidRPr="00327E8C">
        <w:rPr>
          <w:lang w:val="en-US"/>
        </w:rPr>
        <w:t xml:space="preserve">you </w:t>
      </w:r>
      <w:r w:rsidR="516EDBAC" w:rsidRPr="00327E8C">
        <w:rPr>
          <w:lang w:val="en-US"/>
        </w:rPr>
        <w:t xml:space="preserve">purchase </w:t>
      </w:r>
      <w:r w:rsidR="3DAE7816" w:rsidRPr="00327E8C">
        <w:rPr>
          <w:lang w:val="en-US"/>
        </w:rPr>
        <w:t xml:space="preserve">an </w:t>
      </w:r>
      <w:r w:rsidRPr="00327E8C">
        <w:rPr>
          <w:lang w:val="en-US"/>
        </w:rPr>
        <w:t xml:space="preserve">EasyJet flight </w:t>
      </w:r>
      <w:r w:rsidR="68F223B4" w:rsidRPr="00327E8C">
        <w:rPr>
          <w:lang w:val="en-US"/>
        </w:rPr>
        <w:t>through</w:t>
      </w:r>
      <w:r w:rsidRPr="00327E8C">
        <w:rPr>
          <w:lang w:val="en-US"/>
        </w:rPr>
        <w:t xml:space="preserve"> </w:t>
      </w:r>
      <w:r w:rsidR="09056621" w:rsidRPr="00327E8C">
        <w:rPr>
          <w:lang w:val="en-US"/>
        </w:rPr>
        <w:t xml:space="preserve">HD’s </w:t>
      </w:r>
      <w:r w:rsidR="00C159E5">
        <w:rPr>
          <w:lang w:val="en-US"/>
        </w:rPr>
        <w:t>AirP</w:t>
      </w:r>
      <w:r w:rsidRPr="00327E8C">
        <w:rPr>
          <w:lang w:val="en-US"/>
        </w:rPr>
        <w:t xml:space="preserve">lus Account, </w:t>
      </w:r>
      <w:r w:rsidR="41FE2483" w:rsidRPr="00327E8C">
        <w:rPr>
          <w:lang w:val="en-US"/>
        </w:rPr>
        <w:t xml:space="preserve">don’t forget to </w:t>
      </w:r>
      <w:r w:rsidR="5BEA863A" w:rsidRPr="00327E8C">
        <w:rPr>
          <w:lang w:val="en-US"/>
        </w:rPr>
        <w:t>print and</w:t>
      </w:r>
      <w:r w:rsidR="06D1228C" w:rsidRPr="00327E8C">
        <w:rPr>
          <w:lang w:val="en-US"/>
        </w:rPr>
        <w:t xml:space="preserve"> attach the boarding pass</w:t>
      </w:r>
      <w:r w:rsidR="3C65AC2D" w:rsidRPr="00327E8C">
        <w:rPr>
          <w:lang w:val="en-US"/>
        </w:rPr>
        <w:t xml:space="preserve"> to your reconciliation.</w:t>
      </w:r>
      <w:r w:rsidR="6CED9019" w:rsidRPr="00327E8C">
        <w:rPr>
          <w:lang w:val="en-US"/>
        </w:rPr>
        <w:t xml:space="preserve"> </w:t>
      </w:r>
    </w:p>
    <w:p w14:paraId="7E83CB77" w14:textId="5ECB4D0C" w:rsidR="333E757A" w:rsidRPr="00327E8C" w:rsidRDefault="333E757A" w:rsidP="007835A3">
      <w:pPr>
        <w:jc w:val="both"/>
        <w:rPr>
          <w:lang w:val="en-US"/>
        </w:rPr>
      </w:pPr>
      <w:r w:rsidRPr="00327E8C">
        <w:rPr>
          <w:lang w:val="en-US"/>
        </w:rPr>
        <w:t>The ap</w:t>
      </w:r>
      <w:r w:rsidR="51980D05" w:rsidRPr="00327E8C">
        <w:rPr>
          <w:lang w:val="en-US"/>
        </w:rPr>
        <w:t>proval stamp is</w:t>
      </w:r>
      <w:r w:rsidR="60910F27" w:rsidRPr="00327E8C">
        <w:rPr>
          <w:lang w:val="en-US"/>
        </w:rPr>
        <w:t xml:space="preserve"> then</w:t>
      </w:r>
      <w:r w:rsidR="51980D05" w:rsidRPr="00327E8C">
        <w:rPr>
          <w:lang w:val="en-US"/>
        </w:rPr>
        <w:t xml:space="preserve"> signed by the </w:t>
      </w:r>
      <w:r w:rsidR="00C159E5">
        <w:rPr>
          <w:lang w:val="en-US"/>
        </w:rPr>
        <w:t>logistics coordinator</w:t>
      </w:r>
      <w:r w:rsidR="3938E375" w:rsidRPr="00327E8C">
        <w:rPr>
          <w:lang w:val="en-US"/>
        </w:rPr>
        <w:t xml:space="preserve"> and the Regional Director. </w:t>
      </w:r>
      <w:r w:rsidR="54178698" w:rsidRPr="00327E8C">
        <w:rPr>
          <w:lang w:val="en-US"/>
        </w:rPr>
        <w:t>T</w:t>
      </w:r>
      <w:r w:rsidR="74464799" w:rsidRPr="00327E8C">
        <w:rPr>
          <w:lang w:val="en-US"/>
        </w:rPr>
        <w:t>he</w:t>
      </w:r>
      <w:r w:rsidR="50EB980D" w:rsidRPr="00327E8C">
        <w:rPr>
          <w:lang w:val="en-US"/>
        </w:rPr>
        <w:t xml:space="preserve"> </w:t>
      </w:r>
      <w:r w:rsidR="74464799" w:rsidRPr="00327E8C">
        <w:rPr>
          <w:lang w:val="en-US"/>
        </w:rPr>
        <w:t>hard and soft copies</w:t>
      </w:r>
      <w:r w:rsidR="117762E5" w:rsidRPr="00327E8C">
        <w:rPr>
          <w:lang w:val="en-US"/>
        </w:rPr>
        <w:t xml:space="preserve"> </w:t>
      </w:r>
      <w:r w:rsidR="666DE099" w:rsidRPr="00327E8C">
        <w:rPr>
          <w:lang w:val="en-US"/>
        </w:rPr>
        <w:t xml:space="preserve">are </w:t>
      </w:r>
      <w:r w:rsidR="3397CFB1" w:rsidRPr="00327E8C">
        <w:rPr>
          <w:lang w:val="en-US"/>
        </w:rPr>
        <w:t>sent to the finance departme</w:t>
      </w:r>
      <w:r w:rsidR="27EC59E4" w:rsidRPr="00327E8C">
        <w:rPr>
          <w:lang w:val="en-US"/>
        </w:rPr>
        <w:t xml:space="preserve">nt. </w:t>
      </w:r>
    </w:p>
    <w:p w14:paraId="14C2C396" w14:textId="29051628" w:rsidR="4B975676" w:rsidRPr="00327E8C" w:rsidRDefault="4B975676" w:rsidP="345F446D">
      <w:pPr>
        <w:jc w:val="both"/>
        <w:rPr>
          <w:lang w:val="en-US"/>
        </w:rPr>
      </w:pPr>
      <w:r w:rsidRPr="00327E8C">
        <w:rPr>
          <w:lang w:val="en-US"/>
        </w:rPr>
        <w:t xml:space="preserve">Soft copies of AirPlus invoices are filed in a monthly folder: </w:t>
      </w:r>
      <w:r w:rsidR="00185743">
        <w:fldChar w:fldCharType="begin"/>
      </w:r>
      <w:r w:rsidR="00185743" w:rsidRPr="00B948BB">
        <w:rPr>
          <w:lang w:val="en-US"/>
          <w:rPrChange w:id="58" w:author="Anais Bobst" w:date="2020-06-11T16:24:00Z">
            <w:rPr/>
          </w:rPrChange>
        </w:rPr>
        <w:instrText xml:space="preserve"> HYPERLINK \h </w:instrText>
      </w:r>
      <w:r w:rsidR="00185743">
        <w:fldChar w:fldCharType="separate"/>
      </w:r>
      <w:r w:rsidRPr="00327E8C">
        <w:rPr>
          <w:rStyle w:val="Lienhypertexte"/>
          <w:lang w:val="en-US"/>
        </w:rPr>
        <w:t>I:\Admin\LOGISTICS\FLIGHT INVOICE RECORD\Airplus 2020 - MENA\January</w:t>
      </w:r>
      <w:r w:rsidR="00185743">
        <w:rPr>
          <w:rStyle w:val="Lienhypertexte"/>
          <w:lang w:val="en-US"/>
        </w:rPr>
        <w:fldChar w:fldCharType="end"/>
      </w:r>
    </w:p>
    <w:p w14:paraId="1C0CBFD8" w14:textId="0803CD36" w:rsidR="66501179" w:rsidRPr="00327E8C" w:rsidRDefault="75A4B8B5" w:rsidP="684E269A">
      <w:pPr>
        <w:pStyle w:val="Paragraphedeliste"/>
        <w:numPr>
          <w:ilvl w:val="0"/>
          <w:numId w:val="13"/>
        </w:numPr>
        <w:jc w:val="both"/>
        <w:rPr>
          <w:rFonts w:eastAsiaTheme="minorEastAsia"/>
          <w:lang w:val="en-US"/>
        </w:rPr>
      </w:pPr>
      <w:commentRangeStart w:id="59"/>
      <w:commentRangeStart w:id="60"/>
      <w:r w:rsidRPr="684E269A">
        <w:rPr>
          <w:b/>
          <w:bCs/>
          <w:lang w:val="en-US"/>
        </w:rPr>
        <w:t>A</w:t>
      </w:r>
      <w:r w:rsidR="5935C0CE" w:rsidRPr="684E269A">
        <w:rPr>
          <w:b/>
          <w:bCs/>
          <w:lang w:val="en-US"/>
        </w:rPr>
        <w:t>.I.D.A</w:t>
      </w:r>
      <w:r w:rsidRPr="684E269A">
        <w:rPr>
          <w:b/>
          <w:bCs/>
          <w:lang w:val="en-US"/>
        </w:rPr>
        <w:t xml:space="preserve"> virtual card:</w:t>
      </w:r>
      <w:commentRangeEnd w:id="59"/>
      <w:r w:rsidR="66501179">
        <w:rPr>
          <w:rStyle w:val="Marquedecommentaire"/>
        </w:rPr>
        <w:commentReference w:id="59"/>
      </w:r>
      <w:commentRangeEnd w:id="60"/>
      <w:r w:rsidR="66501179">
        <w:rPr>
          <w:rStyle w:val="Marquedecommentaire"/>
        </w:rPr>
        <w:commentReference w:id="60"/>
      </w:r>
    </w:p>
    <w:p w14:paraId="5D1CEB3D" w14:textId="2ADE1AB5" w:rsidR="0FAA3918" w:rsidRPr="00327E8C" w:rsidRDefault="0FAA3918" w:rsidP="007835A3">
      <w:pPr>
        <w:jc w:val="both"/>
        <w:rPr>
          <w:lang w:val="en-US"/>
        </w:rPr>
      </w:pPr>
      <w:del w:id="61" w:author="Céline Fasana" w:date="2020-06-18T12:03:00Z">
        <w:r w:rsidRPr="684E269A" w:rsidDel="5AAEB303">
          <w:rPr>
            <w:lang w:val="en-US"/>
          </w:rPr>
          <w:delText xml:space="preserve"> </w:delText>
        </w:r>
      </w:del>
      <w:r w:rsidR="5AAEB303" w:rsidRPr="684E269A">
        <w:rPr>
          <w:lang w:val="en-US"/>
        </w:rPr>
        <w:t xml:space="preserve">The AirPlus A.I.D.A virtual </w:t>
      </w:r>
      <w:r w:rsidR="3291CB2E" w:rsidRPr="684E269A">
        <w:rPr>
          <w:lang w:val="en-US"/>
        </w:rPr>
        <w:t>card is</w:t>
      </w:r>
      <w:r w:rsidR="5AAEB303" w:rsidRPr="684E269A">
        <w:rPr>
          <w:lang w:val="en-US"/>
        </w:rPr>
        <w:t xml:space="preserve"> a digital version of a MasterCard that is created for the payment of specific travel e</w:t>
      </w:r>
      <w:r w:rsidR="0CC8494F" w:rsidRPr="684E269A">
        <w:rPr>
          <w:lang w:val="en-US"/>
        </w:rPr>
        <w:t>xpenses</w:t>
      </w:r>
      <w:r w:rsidR="5AAEB303" w:rsidRPr="684E269A">
        <w:rPr>
          <w:lang w:val="en-US"/>
        </w:rPr>
        <w:t xml:space="preserve">. Each card number can be limited to </w:t>
      </w:r>
      <w:r w:rsidR="2A479AA7" w:rsidRPr="684E269A">
        <w:rPr>
          <w:lang w:val="en-US"/>
        </w:rPr>
        <w:t xml:space="preserve">a </w:t>
      </w:r>
      <w:r w:rsidR="5AAEB303" w:rsidRPr="684E269A">
        <w:rPr>
          <w:lang w:val="en-US"/>
        </w:rPr>
        <w:t xml:space="preserve">specific purpose, </w:t>
      </w:r>
      <w:r w:rsidR="1F727A90" w:rsidRPr="684E269A">
        <w:rPr>
          <w:lang w:val="en-US"/>
        </w:rPr>
        <w:t xml:space="preserve">but </w:t>
      </w:r>
      <w:r w:rsidR="5AAEB303" w:rsidRPr="684E269A">
        <w:rPr>
          <w:lang w:val="en-US"/>
        </w:rPr>
        <w:t xml:space="preserve">also to a set amount, validity period and currency. </w:t>
      </w:r>
      <w:r w:rsidR="30C9E78B" w:rsidRPr="684E269A">
        <w:rPr>
          <w:lang w:val="en-US"/>
        </w:rPr>
        <w:t xml:space="preserve">A.I.D.A </w:t>
      </w:r>
      <w:r w:rsidR="22B2A36A" w:rsidRPr="684E269A">
        <w:rPr>
          <w:lang w:val="en-US"/>
        </w:rPr>
        <w:t xml:space="preserve">cards </w:t>
      </w:r>
      <w:r w:rsidR="30C9E78B" w:rsidRPr="684E269A">
        <w:rPr>
          <w:lang w:val="en-US"/>
        </w:rPr>
        <w:t>are mainly use</w:t>
      </w:r>
      <w:r w:rsidR="22547A84" w:rsidRPr="684E269A">
        <w:rPr>
          <w:lang w:val="en-US"/>
        </w:rPr>
        <w:t>d</w:t>
      </w:r>
      <w:r w:rsidR="30C9E78B" w:rsidRPr="684E269A">
        <w:rPr>
          <w:lang w:val="en-US"/>
        </w:rPr>
        <w:t xml:space="preserve"> to pay expenses related to meetings</w:t>
      </w:r>
      <w:r w:rsidR="57EC74CE" w:rsidRPr="684E269A">
        <w:rPr>
          <w:lang w:val="en-US"/>
        </w:rPr>
        <w:t>/event</w:t>
      </w:r>
      <w:r w:rsidR="59705CF3" w:rsidRPr="684E269A">
        <w:rPr>
          <w:lang w:val="en-US"/>
        </w:rPr>
        <w:t>s</w:t>
      </w:r>
      <w:r w:rsidR="57EC74CE" w:rsidRPr="684E269A">
        <w:rPr>
          <w:lang w:val="en-US"/>
        </w:rPr>
        <w:t xml:space="preserve"> </w:t>
      </w:r>
      <w:r w:rsidR="30C9E78B" w:rsidRPr="684E269A">
        <w:rPr>
          <w:lang w:val="en-US"/>
        </w:rPr>
        <w:t>(</w:t>
      </w:r>
      <w:r w:rsidR="5B360442" w:rsidRPr="684E269A">
        <w:rPr>
          <w:lang w:val="en-US"/>
        </w:rPr>
        <w:t>i.e</w:t>
      </w:r>
      <w:r w:rsidR="2B534055" w:rsidRPr="684E269A">
        <w:rPr>
          <w:lang w:val="en-US"/>
        </w:rPr>
        <w:t xml:space="preserve">. </w:t>
      </w:r>
      <w:r w:rsidR="6D561D70" w:rsidRPr="684E269A">
        <w:rPr>
          <w:lang w:val="en-US"/>
        </w:rPr>
        <w:t>Accommodation</w:t>
      </w:r>
      <w:r w:rsidR="085A0435" w:rsidRPr="684E269A">
        <w:rPr>
          <w:lang w:val="en-US"/>
        </w:rPr>
        <w:t>, transfers</w:t>
      </w:r>
      <w:r w:rsidR="00632EA6">
        <w:rPr>
          <w:lang w:val="en-US"/>
        </w:rPr>
        <w:t xml:space="preserve">) when the use of credit card is not possible. </w:t>
      </w:r>
    </w:p>
    <w:p w14:paraId="19E7471A" w14:textId="45E78D19" w:rsidR="50F27868" w:rsidRPr="00327E8C" w:rsidRDefault="50F27868" w:rsidP="007835A3">
      <w:pPr>
        <w:jc w:val="both"/>
        <w:rPr>
          <w:lang w:val="en-US"/>
        </w:rPr>
      </w:pPr>
      <w:r w:rsidRPr="00327E8C">
        <w:rPr>
          <w:lang w:val="en-US"/>
        </w:rPr>
        <w:t xml:space="preserve">The transactions </w:t>
      </w:r>
      <w:r w:rsidR="0FAA3918" w:rsidRPr="00327E8C">
        <w:rPr>
          <w:lang w:val="en-US"/>
        </w:rPr>
        <w:t xml:space="preserve">are invoiced centrally through </w:t>
      </w:r>
      <w:r w:rsidR="1FCC807B" w:rsidRPr="00327E8C">
        <w:rPr>
          <w:lang w:val="en-US"/>
        </w:rPr>
        <w:t xml:space="preserve">HD’S </w:t>
      </w:r>
      <w:r w:rsidR="0FAA3918" w:rsidRPr="00327E8C">
        <w:rPr>
          <w:lang w:val="en-US"/>
        </w:rPr>
        <w:t xml:space="preserve">AirPlus Account and appear on </w:t>
      </w:r>
      <w:r w:rsidR="6912220C" w:rsidRPr="00327E8C">
        <w:rPr>
          <w:lang w:val="en-US"/>
        </w:rPr>
        <w:t xml:space="preserve">the </w:t>
      </w:r>
      <w:r w:rsidR="23858748" w:rsidRPr="00327E8C">
        <w:rPr>
          <w:lang w:val="en-US"/>
        </w:rPr>
        <w:t>bi</w:t>
      </w:r>
      <w:r w:rsidR="00632EA6">
        <w:rPr>
          <w:lang w:val="en-US"/>
        </w:rPr>
        <w:t>-</w:t>
      </w:r>
      <w:r w:rsidR="23858748" w:rsidRPr="00327E8C">
        <w:rPr>
          <w:lang w:val="en-US"/>
        </w:rPr>
        <w:t>monthly</w:t>
      </w:r>
      <w:r w:rsidR="7F5758AD" w:rsidRPr="00327E8C">
        <w:rPr>
          <w:lang w:val="en-US"/>
        </w:rPr>
        <w:t xml:space="preserve"> </w:t>
      </w:r>
      <w:r w:rsidR="6912220C" w:rsidRPr="00327E8C">
        <w:rPr>
          <w:lang w:val="en-US"/>
        </w:rPr>
        <w:t>invoice</w:t>
      </w:r>
      <w:r w:rsidR="6BA06883" w:rsidRPr="00327E8C">
        <w:rPr>
          <w:lang w:val="en-US"/>
        </w:rPr>
        <w:t>s</w:t>
      </w:r>
      <w:r w:rsidR="6912220C" w:rsidRPr="00327E8C">
        <w:rPr>
          <w:lang w:val="en-US"/>
        </w:rPr>
        <w:t>.</w:t>
      </w:r>
      <w:r w:rsidR="687D19F1" w:rsidRPr="00327E8C">
        <w:rPr>
          <w:lang w:val="en-US"/>
        </w:rPr>
        <w:t xml:space="preserve"> They</w:t>
      </w:r>
      <w:r w:rsidR="6483A880" w:rsidRPr="00327E8C">
        <w:rPr>
          <w:lang w:val="en-US"/>
        </w:rPr>
        <w:t xml:space="preserve"> </w:t>
      </w:r>
      <w:r w:rsidR="4EC4B40A" w:rsidRPr="00327E8C">
        <w:rPr>
          <w:lang w:val="en-US"/>
        </w:rPr>
        <w:t xml:space="preserve">must </w:t>
      </w:r>
      <w:r w:rsidR="6912220C" w:rsidRPr="00327E8C">
        <w:rPr>
          <w:lang w:val="en-US"/>
        </w:rPr>
        <w:t xml:space="preserve">be split </w:t>
      </w:r>
      <w:r w:rsidR="2F24118A" w:rsidRPr="00327E8C">
        <w:rPr>
          <w:lang w:val="en-US"/>
        </w:rPr>
        <w:t xml:space="preserve">among </w:t>
      </w:r>
      <w:r w:rsidR="2AD71085" w:rsidRPr="00327E8C">
        <w:rPr>
          <w:lang w:val="en-US"/>
        </w:rPr>
        <w:t>the</w:t>
      </w:r>
      <w:r w:rsidR="55F4BC71" w:rsidRPr="00327E8C">
        <w:rPr>
          <w:lang w:val="en-US"/>
        </w:rPr>
        <w:t xml:space="preserve"> different</w:t>
      </w:r>
      <w:r w:rsidR="2AD71085" w:rsidRPr="00327E8C">
        <w:rPr>
          <w:lang w:val="en-US"/>
        </w:rPr>
        <w:t xml:space="preserve"> </w:t>
      </w:r>
      <w:r w:rsidR="6912220C" w:rsidRPr="00327E8C">
        <w:rPr>
          <w:lang w:val="en-US"/>
        </w:rPr>
        <w:t>accounting codes (</w:t>
      </w:r>
      <w:r w:rsidR="002C2834">
        <w:rPr>
          <w:lang w:val="en-US"/>
        </w:rPr>
        <w:t>i.e.</w:t>
      </w:r>
      <w:r w:rsidR="6912220C" w:rsidRPr="00327E8C">
        <w:rPr>
          <w:lang w:val="en-US"/>
        </w:rPr>
        <w:t xml:space="preserve"> 63000</w:t>
      </w:r>
      <w:r w:rsidR="44D2898E" w:rsidRPr="00327E8C">
        <w:rPr>
          <w:lang w:val="en-US"/>
        </w:rPr>
        <w:t xml:space="preserve"> </w:t>
      </w:r>
      <w:r w:rsidR="6912220C" w:rsidRPr="00327E8C">
        <w:rPr>
          <w:lang w:val="en-US"/>
        </w:rPr>
        <w:t xml:space="preserve">- accommodation, 61300 </w:t>
      </w:r>
      <w:r w:rsidR="61CB0E10" w:rsidRPr="00327E8C">
        <w:rPr>
          <w:lang w:val="en-US"/>
        </w:rPr>
        <w:t xml:space="preserve">- </w:t>
      </w:r>
      <w:r w:rsidR="6912220C" w:rsidRPr="00327E8C">
        <w:rPr>
          <w:lang w:val="en-US"/>
        </w:rPr>
        <w:t>meeting and events, 62000</w:t>
      </w:r>
      <w:r w:rsidR="5689BA31" w:rsidRPr="00327E8C">
        <w:rPr>
          <w:lang w:val="en-US"/>
        </w:rPr>
        <w:t xml:space="preserve"> - </w:t>
      </w:r>
      <w:r w:rsidR="6912220C" w:rsidRPr="00327E8C">
        <w:rPr>
          <w:lang w:val="en-US"/>
        </w:rPr>
        <w:t xml:space="preserve">ground transport). </w:t>
      </w:r>
      <w:r w:rsidR="0EFA454F" w:rsidRPr="00327E8C">
        <w:rPr>
          <w:lang w:val="en-US"/>
        </w:rPr>
        <w:t>S</w:t>
      </w:r>
      <w:r w:rsidR="6912220C" w:rsidRPr="00327E8C">
        <w:rPr>
          <w:lang w:val="en-US"/>
        </w:rPr>
        <w:t>upporting documents such as hotel invoice, purc</w:t>
      </w:r>
      <w:r w:rsidR="00632EA6">
        <w:rPr>
          <w:lang w:val="en-US"/>
        </w:rPr>
        <w:t xml:space="preserve">hase order and contract agreement </w:t>
      </w:r>
      <w:r w:rsidR="6912220C" w:rsidRPr="00327E8C">
        <w:rPr>
          <w:lang w:val="en-US"/>
        </w:rPr>
        <w:t>must be added to the AirPlus invoice.</w:t>
      </w:r>
    </w:p>
    <w:p w14:paraId="263D9384" w14:textId="62DBEDC3" w:rsidR="3FEB6680" w:rsidRPr="00327E8C" w:rsidRDefault="3FEB6680" w:rsidP="007835A3">
      <w:pPr>
        <w:rPr>
          <w:lang w:val="en-US"/>
        </w:rPr>
      </w:pPr>
      <w:r w:rsidRPr="00327E8C">
        <w:rPr>
          <w:lang w:val="en-US"/>
        </w:rPr>
        <w:t>Please note that not all hotels accept the A.I.D.A card</w:t>
      </w:r>
      <w:r w:rsidR="0D9D3BEE" w:rsidRPr="00327E8C">
        <w:rPr>
          <w:lang w:val="en-US"/>
        </w:rPr>
        <w:t>.</w:t>
      </w:r>
    </w:p>
    <w:p w14:paraId="700A0067" w14:textId="77777777" w:rsidR="00B02CC4" w:rsidRPr="00327E8C" w:rsidRDefault="00B02CC4" w:rsidP="009E7B70">
      <w:pPr>
        <w:pStyle w:val="Paragraphedeliste"/>
        <w:numPr>
          <w:ilvl w:val="2"/>
          <w:numId w:val="33"/>
        </w:numPr>
        <w:outlineLvl w:val="2"/>
        <w:rPr>
          <w:b/>
          <w:bCs/>
          <w:lang w:val="en-US"/>
        </w:rPr>
      </w:pPr>
      <w:bookmarkStart w:id="62" w:name="_Toc65674263"/>
      <w:r w:rsidRPr="00327E8C">
        <w:rPr>
          <w:b/>
          <w:bCs/>
          <w:lang w:val="en-US"/>
        </w:rPr>
        <w:t>Bank transfer</w:t>
      </w:r>
      <w:bookmarkEnd w:id="62"/>
    </w:p>
    <w:p w14:paraId="1ECAE457" w14:textId="2F1D61F1" w:rsidR="54A04FCC" w:rsidRPr="00327E8C" w:rsidRDefault="54A04FCC" w:rsidP="007835A3">
      <w:pPr>
        <w:jc w:val="both"/>
        <w:rPr>
          <w:lang w:val="en-US"/>
        </w:rPr>
      </w:pPr>
      <w:r w:rsidRPr="00327E8C">
        <w:rPr>
          <w:lang w:val="en-US"/>
        </w:rPr>
        <w:t>Payments</w:t>
      </w:r>
      <w:r w:rsidR="3B089418" w:rsidRPr="00327E8C">
        <w:rPr>
          <w:lang w:val="en-US"/>
        </w:rPr>
        <w:t xml:space="preserve"> are p</w:t>
      </w:r>
      <w:r w:rsidR="1635094E" w:rsidRPr="00327E8C">
        <w:rPr>
          <w:lang w:val="en-US"/>
        </w:rPr>
        <w:t xml:space="preserve">rocessed </w:t>
      </w:r>
      <w:r w:rsidR="00632EA6">
        <w:rPr>
          <w:lang w:val="en-US"/>
        </w:rPr>
        <w:t xml:space="preserve">by finance </w:t>
      </w:r>
      <w:r w:rsidR="3B089418" w:rsidRPr="00327E8C">
        <w:rPr>
          <w:lang w:val="en-US"/>
        </w:rPr>
        <w:t xml:space="preserve">once </w:t>
      </w:r>
      <w:r w:rsidR="00632EA6">
        <w:rPr>
          <w:lang w:val="en-US"/>
        </w:rPr>
        <w:t>a</w:t>
      </w:r>
      <w:r w:rsidR="3B089418" w:rsidRPr="00327E8C">
        <w:rPr>
          <w:lang w:val="en-US"/>
        </w:rPr>
        <w:t xml:space="preserve"> week</w:t>
      </w:r>
      <w:r w:rsidR="5A74DB73" w:rsidRPr="00327E8C">
        <w:rPr>
          <w:lang w:val="en-US"/>
        </w:rPr>
        <w:t xml:space="preserve"> as a general rule on Wednesday. </w:t>
      </w:r>
      <w:r w:rsidR="7B4BBBE4" w:rsidRPr="00327E8C">
        <w:rPr>
          <w:lang w:val="en-US"/>
        </w:rPr>
        <w:t>I</w:t>
      </w:r>
      <w:r w:rsidR="370C3736" w:rsidRPr="00327E8C">
        <w:rPr>
          <w:lang w:val="en-US"/>
        </w:rPr>
        <w:t>nvoices</w:t>
      </w:r>
      <w:r w:rsidR="37A9DF20" w:rsidRPr="00327E8C">
        <w:rPr>
          <w:lang w:val="en-US"/>
        </w:rPr>
        <w:t>, with supporting d</w:t>
      </w:r>
      <w:r w:rsidR="00632EA6">
        <w:rPr>
          <w:lang w:val="en-US"/>
        </w:rPr>
        <w:t>ocuments and relevant approvals</w:t>
      </w:r>
      <w:r w:rsidR="370C3736" w:rsidRPr="00327E8C">
        <w:rPr>
          <w:lang w:val="en-US"/>
        </w:rPr>
        <w:t xml:space="preserve"> must be submitted on Friday </w:t>
      </w:r>
      <w:r w:rsidR="7F16973B" w:rsidRPr="00327E8C">
        <w:rPr>
          <w:lang w:val="en-US"/>
        </w:rPr>
        <w:t xml:space="preserve">latest </w:t>
      </w:r>
      <w:r w:rsidR="370C3736" w:rsidRPr="00327E8C">
        <w:rPr>
          <w:lang w:val="en-US"/>
        </w:rPr>
        <w:t xml:space="preserve">in order to be processed the following week. </w:t>
      </w:r>
    </w:p>
    <w:p w14:paraId="52752373" w14:textId="4B03418B" w:rsidR="00360242" w:rsidRPr="00327E8C" w:rsidRDefault="04313849" w:rsidP="47B38A96">
      <w:pPr>
        <w:jc w:val="both"/>
        <w:rPr>
          <w:noProof/>
          <w:lang w:val="en-US" w:eastAsia="en-GB"/>
        </w:rPr>
      </w:pPr>
      <w:r w:rsidRPr="00327E8C">
        <w:rPr>
          <w:lang w:val="en-US"/>
        </w:rPr>
        <w:t xml:space="preserve">For any new supplier, the </w:t>
      </w:r>
      <w:r w:rsidR="00185743">
        <w:fldChar w:fldCharType="begin"/>
      </w:r>
      <w:r w:rsidR="00185743" w:rsidRPr="00B948BB">
        <w:rPr>
          <w:lang w:val="en-US"/>
          <w:rPrChange w:id="63" w:author="Anais Bobst" w:date="2020-06-11T16:24:00Z">
            <w:rPr/>
          </w:rPrChange>
        </w:rPr>
        <w:instrText xml:space="preserve"> HYPERLINK "https://hdcentre.sharepoint.com/:x:/r/sites/corporate/_layouts/15/Doc.aspx?sourcedoc=%7B65A92236-6E0E-48BA-878A-E52F84B2F089%7D&amp;file=New%20vendor%20request%20form.xlsx&amp;action=default&amp;mobileredirect=true" \h </w:instrText>
      </w:r>
      <w:r w:rsidR="00185743">
        <w:fldChar w:fldCharType="separate"/>
      </w:r>
      <w:r w:rsidRPr="00327E8C">
        <w:rPr>
          <w:rStyle w:val="Lienhypertexte"/>
          <w:lang w:val="en-US"/>
        </w:rPr>
        <w:t>vendor form</w:t>
      </w:r>
      <w:r w:rsidR="00185743">
        <w:rPr>
          <w:rStyle w:val="Lienhypertexte"/>
          <w:lang w:val="en-US"/>
        </w:rPr>
        <w:fldChar w:fldCharType="end"/>
      </w:r>
      <w:r w:rsidRPr="00327E8C">
        <w:rPr>
          <w:lang w:val="en-US"/>
        </w:rPr>
        <w:t xml:space="preserve"> will </w:t>
      </w:r>
      <w:r w:rsidR="324FABB0" w:rsidRPr="00327E8C">
        <w:rPr>
          <w:lang w:val="en-US"/>
        </w:rPr>
        <w:t>have to be</w:t>
      </w:r>
      <w:r w:rsidRPr="00327E8C">
        <w:rPr>
          <w:lang w:val="en-US"/>
        </w:rPr>
        <w:t xml:space="preserve"> filled</w:t>
      </w:r>
      <w:r w:rsidR="1076F684" w:rsidRPr="00327E8C">
        <w:rPr>
          <w:lang w:val="en-US"/>
        </w:rPr>
        <w:t xml:space="preserve"> in </w:t>
      </w:r>
      <w:r w:rsidRPr="00327E8C">
        <w:rPr>
          <w:lang w:val="en-US"/>
        </w:rPr>
        <w:t xml:space="preserve">with all </w:t>
      </w:r>
      <w:r w:rsidR="58E6087C" w:rsidRPr="00327E8C">
        <w:rPr>
          <w:lang w:val="en-US"/>
        </w:rPr>
        <w:t>relevant information and bank details and provided to the finance department</w:t>
      </w:r>
      <w:r w:rsidR="0F612B18" w:rsidRPr="00327E8C">
        <w:rPr>
          <w:lang w:val="en-US"/>
        </w:rPr>
        <w:t>.</w:t>
      </w:r>
      <w:r w:rsidR="00C42CBF" w:rsidRPr="00327E8C">
        <w:rPr>
          <w:noProof/>
          <w:lang w:val="en-US" w:eastAsia="en-GB"/>
        </w:rPr>
        <w:t xml:space="preserve"> </w:t>
      </w:r>
    </w:p>
    <w:p w14:paraId="0D4B7601" w14:textId="6E8ACAE8" w:rsidR="00B02CC4" w:rsidRPr="00327E8C" w:rsidRDefault="00B02CC4" w:rsidP="009E7B70">
      <w:pPr>
        <w:pStyle w:val="Paragraphedeliste"/>
        <w:numPr>
          <w:ilvl w:val="2"/>
          <w:numId w:val="33"/>
        </w:numPr>
        <w:outlineLvl w:val="2"/>
        <w:rPr>
          <w:b/>
          <w:bCs/>
          <w:lang w:val="en-US"/>
        </w:rPr>
      </w:pPr>
      <w:bookmarkStart w:id="64" w:name="_Toc65674264"/>
      <w:r w:rsidRPr="00327E8C">
        <w:rPr>
          <w:b/>
          <w:bCs/>
          <w:lang w:val="en-US"/>
        </w:rPr>
        <w:t>UBS</w:t>
      </w:r>
      <w:r w:rsidR="6E6C851A" w:rsidRPr="00327E8C">
        <w:rPr>
          <w:b/>
          <w:bCs/>
          <w:lang w:val="en-US"/>
        </w:rPr>
        <w:t xml:space="preserve"> credit card</w:t>
      </w:r>
      <w:bookmarkEnd w:id="64"/>
    </w:p>
    <w:p w14:paraId="225DA1CF" w14:textId="6876EE48" w:rsidR="02DB4A58" w:rsidRPr="00327E8C" w:rsidRDefault="02DB4A58" w:rsidP="1D7709F7">
      <w:pPr>
        <w:rPr>
          <w:lang w:val="en-US"/>
        </w:rPr>
      </w:pPr>
      <w:r w:rsidRPr="00327E8C">
        <w:rPr>
          <w:lang w:val="en-US"/>
        </w:rPr>
        <w:t>In some cases, t</w:t>
      </w:r>
      <w:r w:rsidR="00C159E5">
        <w:rPr>
          <w:lang w:val="en-US"/>
        </w:rPr>
        <w:t>he logistics coordinator</w:t>
      </w:r>
      <w:r w:rsidR="105D2327" w:rsidRPr="00327E8C">
        <w:rPr>
          <w:lang w:val="en-US"/>
        </w:rPr>
        <w:t xml:space="preserve"> </w:t>
      </w:r>
      <w:r w:rsidR="29DCE07F" w:rsidRPr="00327E8C">
        <w:rPr>
          <w:lang w:val="en-US"/>
        </w:rPr>
        <w:t xml:space="preserve">shall pay for </w:t>
      </w:r>
      <w:r w:rsidR="3E9F4EFA" w:rsidRPr="00327E8C">
        <w:rPr>
          <w:lang w:val="en-US"/>
        </w:rPr>
        <w:t>travel costs</w:t>
      </w:r>
      <w:r w:rsidR="56B8D56E" w:rsidRPr="00327E8C">
        <w:rPr>
          <w:lang w:val="en-US"/>
        </w:rPr>
        <w:t xml:space="preserve"> using his/her UBS credit card. </w:t>
      </w:r>
      <w:r w:rsidR="6CBFF8EB" w:rsidRPr="00327E8C">
        <w:rPr>
          <w:lang w:val="en-US"/>
        </w:rPr>
        <w:t>S/</w:t>
      </w:r>
      <w:r w:rsidR="56B8D56E" w:rsidRPr="00327E8C">
        <w:rPr>
          <w:lang w:val="en-US"/>
        </w:rPr>
        <w:t xml:space="preserve">he will be responsible </w:t>
      </w:r>
      <w:r w:rsidR="001E02FF">
        <w:rPr>
          <w:lang w:val="en-US"/>
        </w:rPr>
        <w:t>for</w:t>
      </w:r>
      <w:r w:rsidR="001E02FF" w:rsidRPr="00327E8C">
        <w:rPr>
          <w:lang w:val="en-US"/>
        </w:rPr>
        <w:t xml:space="preserve"> </w:t>
      </w:r>
      <w:r w:rsidR="56B8D56E" w:rsidRPr="00327E8C">
        <w:rPr>
          <w:lang w:val="en-US"/>
        </w:rPr>
        <w:t>the verification</w:t>
      </w:r>
      <w:r w:rsidR="6CE7D117" w:rsidRPr="00327E8C">
        <w:rPr>
          <w:lang w:val="en-US"/>
        </w:rPr>
        <w:t xml:space="preserve"> of all transactions</w:t>
      </w:r>
      <w:r w:rsidR="0524F018" w:rsidRPr="00327E8C">
        <w:rPr>
          <w:lang w:val="en-US"/>
        </w:rPr>
        <w:t xml:space="preserve"> and h/she will ensure the costs are correctly allocated to the relevant project and fund codes. </w:t>
      </w:r>
    </w:p>
    <w:p w14:paraId="6F9FD625" w14:textId="66F1CE0A" w:rsidR="0524F018" w:rsidRPr="00327E8C" w:rsidRDefault="0524F018" w:rsidP="1D7709F7">
      <w:pPr>
        <w:jc w:val="both"/>
        <w:rPr>
          <w:lang w:val="en-US"/>
        </w:rPr>
      </w:pPr>
      <w:r w:rsidRPr="2112E4C4">
        <w:rPr>
          <w:lang w:val="en-US"/>
        </w:rPr>
        <w:t xml:space="preserve">At the end of each month, the </w:t>
      </w:r>
      <w:r w:rsidR="00C159E5">
        <w:rPr>
          <w:lang w:val="en-US"/>
        </w:rPr>
        <w:t>logistics coordinator</w:t>
      </w:r>
      <w:r w:rsidRPr="2112E4C4">
        <w:rPr>
          <w:lang w:val="en-US"/>
        </w:rPr>
        <w:t xml:space="preserve"> receives the UBS detailed invoice</w:t>
      </w:r>
      <w:r w:rsidR="446AE9BB" w:rsidRPr="2112E4C4">
        <w:rPr>
          <w:lang w:val="en-US"/>
        </w:rPr>
        <w:t xml:space="preserve"> for the month. </w:t>
      </w:r>
      <w:r w:rsidR="762700B2" w:rsidRPr="2112E4C4">
        <w:rPr>
          <w:lang w:val="en-US"/>
        </w:rPr>
        <w:t>S/</w:t>
      </w:r>
      <w:r w:rsidR="446AE9BB" w:rsidRPr="2112E4C4">
        <w:rPr>
          <w:lang w:val="en-US"/>
        </w:rPr>
        <w:t>he will proceed with the verification, numbe</w:t>
      </w:r>
      <w:r w:rsidR="1EA00AA7" w:rsidRPr="2112E4C4">
        <w:rPr>
          <w:lang w:val="en-US"/>
        </w:rPr>
        <w:t>ring</w:t>
      </w:r>
      <w:r w:rsidR="446AE9BB" w:rsidRPr="2112E4C4">
        <w:rPr>
          <w:lang w:val="en-US"/>
        </w:rPr>
        <w:t xml:space="preserve"> the transactions and </w:t>
      </w:r>
      <w:r w:rsidR="45B0F2ED" w:rsidRPr="2112E4C4">
        <w:rPr>
          <w:lang w:val="en-US"/>
        </w:rPr>
        <w:t>applying t</w:t>
      </w:r>
      <w:r w:rsidR="446AE9BB" w:rsidRPr="2112E4C4">
        <w:rPr>
          <w:lang w:val="en-US"/>
        </w:rPr>
        <w:t>he same numbers to the supporting documents along with the project and fund codes</w:t>
      </w:r>
      <w:r w:rsidR="03709760" w:rsidRPr="2112E4C4">
        <w:rPr>
          <w:lang w:val="en-US"/>
        </w:rPr>
        <w:t>. S/he</w:t>
      </w:r>
      <w:r w:rsidR="02FD042B" w:rsidRPr="2112E4C4">
        <w:rPr>
          <w:lang w:val="en-US"/>
        </w:rPr>
        <w:t xml:space="preserve"> will sign the invoice along with the PM and will provide all documents to the finance department </w:t>
      </w:r>
      <w:r w:rsidR="2344C05B" w:rsidRPr="2112E4C4">
        <w:rPr>
          <w:lang w:val="en-US"/>
        </w:rPr>
        <w:t>in order to proceed with the payment.</w:t>
      </w:r>
    </w:p>
    <w:p w14:paraId="2B7BAB23" w14:textId="478E69DC" w:rsidR="7F7848CF" w:rsidRDefault="7F7848CF" w:rsidP="2112E4C4">
      <w:pPr>
        <w:jc w:val="both"/>
        <w:rPr>
          <w:color w:val="FF0000"/>
          <w:lang w:val="en-US"/>
        </w:rPr>
      </w:pPr>
      <w:r w:rsidRPr="2112E4C4">
        <w:rPr>
          <w:color w:val="FF0000"/>
          <w:lang w:val="en-US"/>
        </w:rPr>
        <w:t xml:space="preserve">If the bank statement is not paid on time due to a late submission, interest costs will be charged on the following bank statement. This can’t be charged on </w:t>
      </w:r>
      <w:r w:rsidR="6B9160C9" w:rsidRPr="2112E4C4">
        <w:rPr>
          <w:color w:val="FF0000"/>
          <w:lang w:val="en-US"/>
        </w:rPr>
        <w:t>donors, COR funds have to be used. The card holder i</w:t>
      </w:r>
      <w:r w:rsidR="1054A5CD" w:rsidRPr="2112E4C4">
        <w:rPr>
          <w:color w:val="FF0000"/>
          <w:lang w:val="en-US"/>
        </w:rPr>
        <w:t xml:space="preserve">s responsible to avoid those extra costs. </w:t>
      </w:r>
    </w:p>
    <w:p w14:paraId="37982143" w14:textId="580BAD95" w:rsidR="00B02CC4" w:rsidRPr="00327E8C" w:rsidRDefault="00B02CC4" w:rsidP="009E7B70">
      <w:pPr>
        <w:pStyle w:val="Paragraphedeliste"/>
        <w:numPr>
          <w:ilvl w:val="2"/>
          <w:numId w:val="33"/>
        </w:numPr>
        <w:outlineLvl w:val="2"/>
        <w:rPr>
          <w:b/>
          <w:bCs/>
          <w:lang w:val="en-US"/>
        </w:rPr>
      </w:pPr>
      <w:bookmarkStart w:id="65" w:name="_Toc65674265"/>
      <w:r w:rsidRPr="00327E8C">
        <w:rPr>
          <w:b/>
          <w:bCs/>
          <w:lang w:val="en-US"/>
        </w:rPr>
        <w:t>Cash</w:t>
      </w:r>
      <w:bookmarkEnd w:id="65"/>
    </w:p>
    <w:p w14:paraId="09BB98A8" w14:textId="511BA416" w:rsidR="1D7709F7" w:rsidRPr="00327E8C" w:rsidRDefault="417B5813" w:rsidP="024F6904">
      <w:pPr>
        <w:jc w:val="both"/>
        <w:rPr>
          <w:lang w:val="en-US"/>
        </w:rPr>
      </w:pPr>
      <w:r w:rsidRPr="2112E4C4">
        <w:rPr>
          <w:lang w:val="en-US"/>
        </w:rPr>
        <w:t xml:space="preserve">In some cases, payments will be made in cash. In Switzerland, this </w:t>
      </w:r>
      <w:r w:rsidR="001E02FF">
        <w:rPr>
          <w:lang w:val="en-US"/>
        </w:rPr>
        <w:t>method</w:t>
      </w:r>
      <w:r w:rsidR="001E02FF" w:rsidRPr="2112E4C4">
        <w:rPr>
          <w:lang w:val="en-US"/>
        </w:rPr>
        <w:t xml:space="preserve"> </w:t>
      </w:r>
      <w:r w:rsidRPr="2112E4C4">
        <w:rPr>
          <w:lang w:val="en-US"/>
        </w:rPr>
        <w:t>of payment will be accepted on</w:t>
      </w:r>
      <w:r w:rsidR="00360242">
        <w:rPr>
          <w:lang w:val="en-US"/>
        </w:rPr>
        <w:t>ly</w:t>
      </w:r>
      <w:r w:rsidR="7006E6E3" w:rsidRPr="2112E4C4">
        <w:rPr>
          <w:lang w:val="en-US"/>
        </w:rPr>
        <w:t xml:space="preserve"> an exceptional basis and with the authorization of the Director</w:t>
      </w:r>
      <w:r w:rsidR="59A610D0" w:rsidRPr="2112E4C4">
        <w:rPr>
          <w:lang w:val="en-US"/>
        </w:rPr>
        <w:t xml:space="preserve"> of Finance</w:t>
      </w:r>
      <w:r w:rsidR="7006E6E3" w:rsidRPr="2112E4C4">
        <w:rPr>
          <w:lang w:val="en-US"/>
        </w:rPr>
        <w:t>.</w:t>
      </w:r>
    </w:p>
    <w:p w14:paraId="0B94D04A" w14:textId="3AAD7F56" w:rsidR="008E7B27" w:rsidRPr="00327E8C" w:rsidRDefault="140675B7" w:rsidP="543DC7D0">
      <w:pPr>
        <w:jc w:val="both"/>
        <w:rPr>
          <w:i/>
          <w:iCs/>
          <w:lang w:val="en-US"/>
        </w:rPr>
      </w:pPr>
      <w:r w:rsidRPr="00327E8C">
        <w:rPr>
          <w:lang w:val="en-US"/>
        </w:rPr>
        <w:t xml:space="preserve">For details on cash request procedure, please refer to section </w:t>
      </w:r>
      <w:r w:rsidR="00327E8C" w:rsidRPr="543DC7D0">
        <w:rPr>
          <w:i/>
          <w:iCs/>
          <w:lang w:val="en-US"/>
        </w:rPr>
        <w:fldChar w:fldCharType="begin"/>
      </w:r>
      <w:r w:rsidR="00327E8C" w:rsidRPr="00327E8C">
        <w:rPr>
          <w:lang w:val="en-US"/>
        </w:rPr>
        <w:instrText xml:space="preserve"> REF _Ref41661740 \h </w:instrText>
      </w:r>
      <w:r w:rsidR="00327E8C" w:rsidRPr="543DC7D0">
        <w:rPr>
          <w:i/>
          <w:iCs/>
          <w:lang w:val="en-US"/>
        </w:rPr>
      </w:r>
      <w:r w:rsidR="00327E8C" w:rsidRPr="543DC7D0">
        <w:rPr>
          <w:i/>
          <w:iCs/>
          <w:lang w:val="en-US"/>
        </w:rPr>
        <w:fldChar w:fldCharType="separate"/>
      </w:r>
      <w:r w:rsidR="149526E4" w:rsidRPr="00327E8C">
        <w:rPr>
          <w:b/>
          <w:bCs/>
          <w:lang w:val="en-US"/>
        </w:rPr>
        <w:t>Cash request and Liquidation</w:t>
      </w:r>
      <w:r w:rsidR="00327E8C" w:rsidRPr="543DC7D0">
        <w:rPr>
          <w:i/>
          <w:iCs/>
          <w:lang w:val="en-US"/>
        </w:rPr>
        <w:fldChar w:fldCharType="end"/>
      </w:r>
      <w:r w:rsidR="00327E8C" w:rsidRPr="543DC7D0">
        <w:rPr>
          <w:i/>
          <w:iCs/>
          <w:lang w:val="en-US"/>
        </w:rPr>
        <w:fldChar w:fldCharType="begin"/>
      </w:r>
      <w:r w:rsidR="00327E8C" w:rsidRPr="543DC7D0">
        <w:rPr>
          <w:i/>
          <w:iCs/>
          <w:lang w:val="en-US"/>
        </w:rPr>
        <w:instrText xml:space="preserve"> REF _Ref41661745 \w \h  \* MERGEFORMAT </w:instrText>
      </w:r>
      <w:r w:rsidR="00327E8C" w:rsidRPr="543DC7D0">
        <w:rPr>
          <w:i/>
          <w:iCs/>
          <w:lang w:val="en-US"/>
        </w:rPr>
      </w:r>
      <w:r w:rsidR="00327E8C" w:rsidRPr="543DC7D0">
        <w:rPr>
          <w:i/>
          <w:iCs/>
          <w:lang w:val="en-US"/>
        </w:rPr>
        <w:fldChar w:fldCharType="separate"/>
      </w:r>
      <w:r w:rsidR="149526E4" w:rsidRPr="543DC7D0">
        <w:rPr>
          <w:i/>
          <w:iCs/>
          <w:cs/>
          <w:lang w:val="en-US"/>
        </w:rPr>
        <w:t>‎</w:t>
      </w:r>
      <w:r w:rsidR="00360242">
        <w:rPr>
          <w:rFonts w:hint="cs"/>
          <w:i/>
          <w:iCs/>
          <w:cs/>
          <w:lang w:val="en-US"/>
        </w:rPr>
        <w:t xml:space="preserve"> </w:t>
      </w:r>
      <w:r w:rsidR="149526E4" w:rsidRPr="543DC7D0">
        <w:rPr>
          <w:i/>
          <w:iCs/>
          <w:lang w:val="en-US"/>
        </w:rPr>
        <w:t>2.3.3</w:t>
      </w:r>
      <w:r w:rsidR="00327E8C" w:rsidRPr="543DC7D0">
        <w:rPr>
          <w:i/>
          <w:iCs/>
          <w:lang w:val="en-US"/>
        </w:rPr>
        <w:fldChar w:fldCharType="end"/>
      </w:r>
      <w:r w:rsidR="3E435DA7" w:rsidRPr="543DC7D0">
        <w:rPr>
          <w:i/>
          <w:iCs/>
          <w:lang w:val="en-US"/>
        </w:rPr>
        <w:t xml:space="preserve"> </w:t>
      </w:r>
      <w:r w:rsidR="00327E8C" w:rsidRPr="543DC7D0">
        <w:rPr>
          <w:i/>
          <w:iCs/>
          <w:lang w:val="en-US"/>
        </w:rPr>
        <w:fldChar w:fldCharType="begin"/>
      </w:r>
      <w:r w:rsidR="00327E8C" w:rsidRPr="543DC7D0">
        <w:rPr>
          <w:i/>
          <w:iCs/>
          <w:lang w:val="en-US"/>
        </w:rPr>
        <w:instrText xml:space="preserve"> REF _Ref41661757 \h  \* MERGEFORMAT </w:instrText>
      </w:r>
      <w:r w:rsidR="00327E8C" w:rsidRPr="543DC7D0">
        <w:rPr>
          <w:i/>
          <w:iCs/>
          <w:lang w:val="en-US"/>
        </w:rPr>
      </w:r>
      <w:r w:rsidR="00327E8C" w:rsidRPr="543DC7D0">
        <w:rPr>
          <w:i/>
          <w:iCs/>
          <w:lang w:val="en-US"/>
        </w:rPr>
        <w:fldChar w:fldCharType="separate"/>
      </w:r>
      <w:r w:rsidR="149526E4" w:rsidRPr="543DC7D0">
        <w:rPr>
          <w:i/>
          <w:iCs/>
          <w:lang w:val="en-US"/>
        </w:rPr>
        <w:t>Cash request and Liquidation</w:t>
      </w:r>
      <w:r w:rsidR="00327E8C" w:rsidRPr="543DC7D0">
        <w:rPr>
          <w:i/>
          <w:iCs/>
          <w:lang w:val="en-US"/>
        </w:rPr>
        <w:fldChar w:fldCharType="end"/>
      </w:r>
      <w:r w:rsidR="3E435DA7" w:rsidRPr="543DC7D0">
        <w:rPr>
          <w:i/>
          <w:iCs/>
          <w:lang w:val="en-US"/>
        </w:rPr>
        <w:t>.</w:t>
      </w:r>
    </w:p>
    <w:p w14:paraId="0AF3F4C7" w14:textId="083C18BE" w:rsidR="00B02CC4" w:rsidRPr="00327E8C" w:rsidRDefault="324FFA6C" w:rsidP="009E7B70">
      <w:pPr>
        <w:pStyle w:val="Paragraphedeliste"/>
        <w:numPr>
          <w:ilvl w:val="1"/>
          <w:numId w:val="33"/>
        </w:numPr>
        <w:outlineLvl w:val="1"/>
        <w:rPr>
          <w:b/>
          <w:bCs/>
          <w:lang w:val="en-US"/>
        </w:rPr>
      </w:pPr>
      <w:bookmarkStart w:id="66" w:name="_Toc65674266"/>
      <w:r w:rsidRPr="00327E8C">
        <w:rPr>
          <w:b/>
          <w:bCs/>
          <w:lang w:val="en-US"/>
        </w:rPr>
        <w:t xml:space="preserve">Reimbursement of expenses and </w:t>
      </w:r>
      <w:r w:rsidR="00B02CC4" w:rsidRPr="00327E8C">
        <w:rPr>
          <w:b/>
          <w:bCs/>
          <w:lang w:val="en-US"/>
        </w:rPr>
        <w:t>Cash advance</w:t>
      </w:r>
      <w:bookmarkEnd w:id="66"/>
    </w:p>
    <w:p w14:paraId="35C71B0E" w14:textId="1D577200" w:rsidR="00CD0D58" w:rsidRPr="00327E8C" w:rsidRDefault="6ABFE5AD" w:rsidP="009E7B70">
      <w:pPr>
        <w:pStyle w:val="Paragraphedeliste"/>
        <w:numPr>
          <w:ilvl w:val="2"/>
          <w:numId w:val="33"/>
        </w:numPr>
        <w:outlineLvl w:val="2"/>
        <w:rPr>
          <w:b/>
          <w:bCs/>
          <w:lang w:val="en-US"/>
        </w:rPr>
      </w:pPr>
      <w:bookmarkStart w:id="67" w:name="_Toc65674267"/>
      <w:r w:rsidRPr="00327E8C">
        <w:rPr>
          <w:b/>
          <w:bCs/>
          <w:lang w:val="en-US"/>
        </w:rPr>
        <w:t>Expenses claim (</w:t>
      </w:r>
      <w:r w:rsidR="00CD0D58" w:rsidRPr="00327E8C">
        <w:rPr>
          <w:b/>
          <w:bCs/>
          <w:lang w:val="en-US"/>
        </w:rPr>
        <w:t>EC</w:t>
      </w:r>
      <w:r w:rsidR="609F8D21" w:rsidRPr="00327E8C">
        <w:rPr>
          <w:b/>
          <w:bCs/>
          <w:lang w:val="en-US"/>
        </w:rPr>
        <w:t>)</w:t>
      </w:r>
      <w:bookmarkEnd w:id="67"/>
    </w:p>
    <w:p w14:paraId="42C3A107" w14:textId="6D85A3FB" w:rsidR="7C57B739" w:rsidRPr="00327E8C" w:rsidRDefault="7C57B739" w:rsidP="47B38A96">
      <w:pPr>
        <w:jc w:val="both"/>
        <w:rPr>
          <w:lang w:val="en-US"/>
        </w:rPr>
      </w:pPr>
      <w:r w:rsidRPr="00327E8C">
        <w:rPr>
          <w:lang w:val="en-US"/>
        </w:rPr>
        <w:t>HD will reimburse professional expenses incurred during a p</w:t>
      </w:r>
      <w:r w:rsidR="0A35F475" w:rsidRPr="00327E8C">
        <w:rPr>
          <w:lang w:val="en-US"/>
        </w:rPr>
        <w:t xml:space="preserve">rofessional </w:t>
      </w:r>
      <w:r w:rsidRPr="00327E8C">
        <w:rPr>
          <w:lang w:val="en-US"/>
        </w:rPr>
        <w:t>tr</w:t>
      </w:r>
      <w:r w:rsidR="5D081016" w:rsidRPr="00327E8C">
        <w:rPr>
          <w:lang w:val="en-US"/>
        </w:rPr>
        <w:t>avel</w:t>
      </w:r>
      <w:r w:rsidRPr="00327E8C">
        <w:rPr>
          <w:lang w:val="en-US"/>
        </w:rPr>
        <w:t>. Travel is considered professional when its main purpose is work related (project activities or need for</w:t>
      </w:r>
      <w:del w:id="68" w:author="Anais Bobst" w:date="2020-06-12T14:39:00Z">
        <w:r w:rsidRPr="00327E8C" w:rsidDel="001E02FF">
          <w:rPr>
            <w:lang w:val="en-US"/>
          </w:rPr>
          <w:delText>.</w:delText>
        </w:r>
      </w:del>
      <w:r w:rsidRPr="00327E8C">
        <w:rPr>
          <w:lang w:val="en-US"/>
        </w:rPr>
        <w:t xml:space="preserve"> representation) and it has been defined and authorized as such prior to departure.</w:t>
      </w:r>
    </w:p>
    <w:p w14:paraId="7378C2E2" w14:textId="3E86D4A8" w:rsidR="33A897A5" w:rsidRPr="00327E8C" w:rsidRDefault="001E02FF" w:rsidP="007835A3">
      <w:pPr>
        <w:jc w:val="both"/>
        <w:rPr>
          <w:lang w:val="en-US"/>
        </w:rPr>
      </w:pPr>
      <w:r>
        <w:rPr>
          <w:lang w:val="en-US"/>
        </w:rPr>
        <w:t xml:space="preserve">The </w:t>
      </w:r>
      <w:hyperlink r:id="rId31" w:history="1">
        <w:r w:rsidRPr="006C29A9">
          <w:rPr>
            <w:rStyle w:val="Lienhypertexte"/>
            <w:lang w:val="en-US"/>
          </w:rPr>
          <w:t>e</w:t>
        </w:r>
        <w:r w:rsidR="33A897A5" w:rsidRPr="006C29A9">
          <w:rPr>
            <w:rStyle w:val="Lienhypertexte"/>
            <w:lang w:val="en-US"/>
          </w:rPr>
          <w:t>xpense claim</w:t>
        </w:r>
      </w:hyperlink>
      <w:r w:rsidR="33A897A5" w:rsidRPr="00327E8C">
        <w:rPr>
          <w:lang w:val="en-US"/>
        </w:rPr>
        <w:t xml:space="preserve"> has to be prepared by t</w:t>
      </w:r>
      <w:r>
        <w:rPr>
          <w:lang w:val="en-US"/>
        </w:rPr>
        <w:t>he t</w:t>
      </w:r>
      <w:r w:rsidR="33A897A5" w:rsidRPr="00327E8C">
        <w:rPr>
          <w:lang w:val="en-US"/>
        </w:rPr>
        <w:t>raveler and sent with originals to his/her focal point</w:t>
      </w:r>
      <w:r w:rsidR="00F86BB2">
        <w:rPr>
          <w:lang w:val="en-US"/>
        </w:rPr>
        <w:t xml:space="preserve"> within two weeks after his return.</w:t>
      </w:r>
    </w:p>
    <w:p w14:paraId="3A2333A7" w14:textId="30B31C70" w:rsidR="33A897A5" w:rsidRPr="00327E8C" w:rsidRDefault="33A897A5" w:rsidP="009E7B70">
      <w:pPr>
        <w:pStyle w:val="Paragraphedeliste"/>
        <w:numPr>
          <w:ilvl w:val="0"/>
          <w:numId w:val="29"/>
        </w:numPr>
        <w:jc w:val="both"/>
        <w:rPr>
          <w:rFonts w:eastAsiaTheme="minorEastAsia"/>
          <w:lang w:val="en-US"/>
        </w:rPr>
      </w:pPr>
      <w:r w:rsidRPr="00327E8C">
        <w:rPr>
          <w:lang w:val="en-US"/>
        </w:rPr>
        <w:t>Approved TAs are needed to claim DSA and expenses</w:t>
      </w:r>
    </w:p>
    <w:p w14:paraId="66E25051" w14:textId="582A46A7" w:rsidR="33A897A5" w:rsidRPr="00327E8C" w:rsidRDefault="33A897A5" w:rsidP="009E7B70">
      <w:pPr>
        <w:pStyle w:val="Paragraphedeliste"/>
        <w:numPr>
          <w:ilvl w:val="0"/>
          <w:numId w:val="29"/>
        </w:numPr>
        <w:jc w:val="both"/>
        <w:rPr>
          <w:rFonts w:eastAsiaTheme="minorEastAsia"/>
          <w:lang w:val="en-US"/>
        </w:rPr>
      </w:pPr>
      <w:r w:rsidRPr="00327E8C">
        <w:rPr>
          <w:lang w:val="en-US"/>
        </w:rPr>
        <w:t xml:space="preserve">As per the HD policy, </w:t>
      </w:r>
      <w:r w:rsidR="2A8CDB11" w:rsidRPr="00327E8C">
        <w:rPr>
          <w:lang w:val="en-US"/>
        </w:rPr>
        <w:t xml:space="preserve">the traveler </w:t>
      </w:r>
      <w:r w:rsidRPr="00327E8C">
        <w:rPr>
          <w:lang w:val="en-US"/>
        </w:rPr>
        <w:t xml:space="preserve">must submit </w:t>
      </w:r>
      <w:r w:rsidR="23723B3F" w:rsidRPr="00327E8C">
        <w:rPr>
          <w:lang w:val="en-US"/>
        </w:rPr>
        <w:t>the</w:t>
      </w:r>
      <w:r w:rsidR="25BFC741" w:rsidRPr="00327E8C">
        <w:rPr>
          <w:lang w:val="en-US"/>
        </w:rPr>
        <w:t xml:space="preserve"> </w:t>
      </w:r>
      <w:r w:rsidRPr="00327E8C">
        <w:rPr>
          <w:lang w:val="en-US"/>
        </w:rPr>
        <w:t xml:space="preserve">expenses including the original receipts within 15 working days after </w:t>
      </w:r>
      <w:r w:rsidR="0DF4B4BB" w:rsidRPr="00327E8C">
        <w:rPr>
          <w:lang w:val="en-US"/>
        </w:rPr>
        <w:t>the</w:t>
      </w:r>
      <w:r w:rsidRPr="00327E8C">
        <w:rPr>
          <w:lang w:val="en-US"/>
        </w:rPr>
        <w:t xml:space="preserve"> mission.</w:t>
      </w:r>
    </w:p>
    <w:p w14:paraId="519E0A91" w14:textId="5DB708C1" w:rsidR="33A897A5" w:rsidRPr="00327E8C" w:rsidRDefault="33A897A5" w:rsidP="009E7B70">
      <w:pPr>
        <w:pStyle w:val="Paragraphedeliste"/>
        <w:numPr>
          <w:ilvl w:val="0"/>
          <w:numId w:val="29"/>
        </w:numPr>
        <w:jc w:val="both"/>
        <w:rPr>
          <w:rFonts w:eastAsiaTheme="minorEastAsia"/>
          <w:lang w:val="en-US"/>
        </w:rPr>
      </w:pPr>
      <w:r w:rsidRPr="00327E8C">
        <w:rPr>
          <w:lang w:val="en-US"/>
        </w:rPr>
        <w:t xml:space="preserve">Payment is </w:t>
      </w:r>
      <w:r w:rsidR="001E02FF">
        <w:rPr>
          <w:lang w:val="en-US"/>
        </w:rPr>
        <w:t>made</w:t>
      </w:r>
      <w:r w:rsidR="001E02FF" w:rsidRPr="00327E8C">
        <w:rPr>
          <w:lang w:val="en-US"/>
        </w:rPr>
        <w:t xml:space="preserve"> </w:t>
      </w:r>
      <w:r w:rsidRPr="00327E8C">
        <w:rPr>
          <w:lang w:val="en-US"/>
        </w:rPr>
        <w:t>only when originals are received.</w:t>
      </w:r>
    </w:p>
    <w:p w14:paraId="3B4C93FF" w14:textId="5EC58142" w:rsidR="33A897A5" w:rsidRPr="00327E8C" w:rsidRDefault="33A897A5" w:rsidP="2112E4C4">
      <w:pPr>
        <w:pStyle w:val="Paragraphedeliste"/>
        <w:numPr>
          <w:ilvl w:val="0"/>
          <w:numId w:val="29"/>
        </w:numPr>
        <w:jc w:val="both"/>
        <w:rPr>
          <w:rFonts w:eastAsiaTheme="minorEastAsia"/>
          <w:lang w:val="en-US"/>
        </w:rPr>
      </w:pPr>
      <w:r w:rsidRPr="2112E4C4">
        <w:rPr>
          <w:lang w:val="en-US"/>
        </w:rPr>
        <w:t xml:space="preserve">Mission </w:t>
      </w:r>
      <w:r w:rsidR="001E02FF">
        <w:rPr>
          <w:lang w:val="en-US"/>
        </w:rPr>
        <w:t xml:space="preserve">related </w:t>
      </w:r>
      <w:r w:rsidRPr="2112E4C4">
        <w:rPr>
          <w:lang w:val="en-US"/>
        </w:rPr>
        <w:t xml:space="preserve">expenses have to be approved by </w:t>
      </w:r>
      <w:r w:rsidRPr="2112E4C4">
        <w:rPr>
          <w:color w:val="FF0000"/>
          <w:lang w:val="en-US"/>
        </w:rPr>
        <w:t>the</w:t>
      </w:r>
      <w:r w:rsidR="016FA38E" w:rsidRPr="2112E4C4">
        <w:rPr>
          <w:color w:val="FF0000"/>
          <w:lang w:val="en-US"/>
        </w:rPr>
        <w:t xml:space="preserve"> claimant’s supervisor</w:t>
      </w:r>
      <w:r w:rsidRPr="2112E4C4">
        <w:rPr>
          <w:lang w:val="en-US"/>
        </w:rPr>
        <w:t xml:space="preserve"> before it’s refunded or liquidated. No cash</w:t>
      </w:r>
      <w:r w:rsidR="11DA50AB" w:rsidRPr="2112E4C4">
        <w:rPr>
          <w:lang w:val="en-US"/>
        </w:rPr>
        <w:t xml:space="preserve"> </w:t>
      </w:r>
      <w:r w:rsidRPr="2112E4C4">
        <w:rPr>
          <w:lang w:val="en-US"/>
        </w:rPr>
        <w:t>payment can occur before the approval.</w:t>
      </w:r>
    </w:p>
    <w:p w14:paraId="1B32D17E" w14:textId="3D48CA88" w:rsidR="33A897A5" w:rsidRPr="00327E8C" w:rsidRDefault="33A897A5" w:rsidP="007835A3">
      <w:pPr>
        <w:jc w:val="both"/>
        <w:rPr>
          <w:lang w:val="en-US"/>
        </w:rPr>
      </w:pPr>
      <w:r w:rsidRPr="00327E8C">
        <w:rPr>
          <w:lang w:val="en-US"/>
        </w:rPr>
        <w:t xml:space="preserve">HD will refund </w:t>
      </w:r>
      <w:r w:rsidR="219ECFC5" w:rsidRPr="00327E8C">
        <w:rPr>
          <w:lang w:val="en-US"/>
        </w:rPr>
        <w:t xml:space="preserve">the </w:t>
      </w:r>
      <w:r w:rsidRPr="00327E8C">
        <w:rPr>
          <w:lang w:val="en-US"/>
        </w:rPr>
        <w:t>expenses within a month after the submission of the approved expense</w:t>
      </w:r>
      <w:del w:id="69" w:author="Anais Bobst" w:date="2020-06-12T14:41:00Z">
        <w:r w:rsidRPr="00327E8C" w:rsidDel="001E02FF">
          <w:rPr>
            <w:lang w:val="en-US"/>
          </w:rPr>
          <w:delText>s</w:delText>
        </w:r>
      </w:del>
      <w:r w:rsidR="00F86BB2">
        <w:rPr>
          <w:lang w:val="en-US"/>
        </w:rPr>
        <w:t xml:space="preserve"> claim with originals enclosed</w:t>
      </w:r>
      <w:r w:rsidRPr="00327E8C">
        <w:rPr>
          <w:lang w:val="en-US"/>
        </w:rPr>
        <w:t>.</w:t>
      </w:r>
    </w:p>
    <w:p w14:paraId="274CD8A1" w14:textId="0EEA1947" w:rsidR="33A897A5" w:rsidRPr="00327E8C" w:rsidRDefault="33A897A5" w:rsidP="007835A3">
      <w:pPr>
        <w:jc w:val="both"/>
        <w:rPr>
          <w:lang w:val="en-US"/>
        </w:rPr>
      </w:pPr>
      <w:r w:rsidRPr="00327E8C">
        <w:rPr>
          <w:lang w:val="en-US"/>
        </w:rPr>
        <w:t>If a transaction is not justified by an original receipt, an HD receipt or an approved memo, the transaction will be removed and the expense</w:t>
      </w:r>
      <w:del w:id="70" w:author="Anais Bobst" w:date="2020-06-12T14:42:00Z">
        <w:r w:rsidRPr="00327E8C" w:rsidDel="001E02FF">
          <w:rPr>
            <w:lang w:val="en-US"/>
          </w:rPr>
          <w:delText>s</w:delText>
        </w:r>
      </w:del>
      <w:r w:rsidRPr="00327E8C">
        <w:rPr>
          <w:lang w:val="en-US"/>
        </w:rPr>
        <w:t xml:space="preserve"> claim processed without it. The expense can be claimed at a later stage when original receipt (or memo) can be enclosed.</w:t>
      </w:r>
    </w:p>
    <w:p w14:paraId="029836B7" w14:textId="7C763896" w:rsidR="5E03DA2B" w:rsidRPr="00327E8C" w:rsidRDefault="2F5E6AE5" w:rsidP="009C72E9">
      <w:pPr>
        <w:pStyle w:val="Paragraphedeliste"/>
        <w:numPr>
          <w:ilvl w:val="0"/>
          <w:numId w:val="26"/>
        </w:numPr>
        <w:rPr>
          <w:del w:id="71" w:author="Céline Fasana" w:date="2020-06-18T12:05:00Z"/>
          <w:lang w:val="en-US"/>
        </w:rPr>
      </w:pPr>
      <w:r w:rsidRPr="684E269A">
        <w:rPr>
          <w:lang w:val="en-US"/>
        </w:rPr>
        <w:t>For cash expenses</w:t>
      </w:r>
      <w:r w:rsidR="652BC8C3" w:rsidRPr="684E269A">
        <w:rPr>
          <w:lang w:val="en-US"/>
        </w:rPr>
        <w:t xml:space="preserve">, </w:t>
      </w:r>
      <w:r w:rsidR="009C72E9">
        <w:rPr>
          <w:lang w:val="en-US"/>
        </w:rPr>
        <w:t>use the</w:t>
      </w:r>
      <w:r w:rsidR="009C72E9" w:rsidRPr="006C29A9">
        <w:rPr>
          <w:lang w:val="en-US"/>
        </w:rPr>
        <w:t xml:space="preserve"> Oan</w:t>
      </w:r>
      <w:r w:rsidR="035A0703" w:rsidRPr="006C29A9">
        <w:rPr>
          <w:lang w:val="en-US"/>
        </w:rPr>
        <w:t>da</w:t>
      </w:r>
      <w:r w:rsidR="009C72E9" w:rsidRPr="006C29A9">
        <w:rPr>
          <w:lang w:val="en-US"/>
        </w:rPr>
        <w:t xml:space="preserve"> </w:t>
      </w:r>
      <w:r w:rsidRPr="684E269A">
        <w:rPr>
          <w:lang w:val="en-US"/>
        </w:rPr>
        <w:t xml:space="preserve">exchange rate of the transaction day (or average rate for the period of travel). </w:t>
      </w:r>
    </w:p>
    <w:p w14:paraId="490CB59D" w14:textId="7E339697" w:rsidR="4DBE4B66" w:rsidRPr="00327E8C" w:rsidRDefault="4DBE4B66" w:rsidP="009E7B70">
      <w:pPr>
        <w:pStyle w:val="Paragraphedeliste"/>
        <w:numPr>
          <w:ilvl w:val="0"/>
          <w:numId w:val="26"/>
        </w:numPr>
        <w:jc w:val="both"/>
        <w:rPr>
          <w:rFonts w:eastAsiaTheme="minorEastAsia"/>
          <w:lang w:val="en-US"/>
        </w:rPr>
      </w:pPr>
      <w:r w:rsidRPr="00327E8C">
        <w:rPr>
          <w:lang w:val="en-US"/>
        </w:rPr>
        <w:t>For credit card payments: use the credit card rate and justify the amounts debited from his/her credit card by attaching a copy of the credit card statement.</w:t>
      </w:r>
    </w:p>
    <w:p w14:paraId="63599EDC" w14:textId="02C8562A" w:rsidR="311008A4" w:rsidRPr="00327E8C" w:rsidRDefault="311008A4" w:rsidP="57EB4198">
      <w:pPr>
        <w:jc w:val="both"/>
        <w:rPr>
          <w:lang w:val="en-US"/>
        </w:rPr>
      </w:pPr>
      <w:r w:rsidRPr="00327E8C">
        <w:rPr>
          <w:lang w:val="en-US"/>
        </w:rPr>
        <w:t>If an original receipt can’t be collected, an HD receipt can be done. The HD receipt is accept</w:t>
      </w:r>
      <w:r w:rsidR="63CFB84F" w:rsidRPr="00327E8C">
        <w:rPr>
          <w:lang w:val="en-US"/>
        </w:rPr>
        <w:t>a</w:t>
      </w:r>
      <w:r w:rsidRPr="00327E8C">
        <w:rPr>
          <w:lang w:val="en-US"/>
        </w:rPr>
        <w:t>ble only if</w:t>
      </w:r>
      <w:r w:rsidR="1927382C" w:rsidRPr="00327E8C">
        <w:rPr>
          <w:lang w:val="en-US"/>
        </w:rPr>
        <w:t xml:space="preserve"> the following info</w:t>
      </w:r>
      <w:r w:rsidR="001E02FF">
        <w:rPr>
          <w:lang w:val="en-US"/>
        </w:rPr>
        <w:t>rmation</w:t>
      </w:r>
      <w:r w:rsidR="1927382C" w:rsidRPr="00327E8C">
        <w:rPr>
          <w:lang w:val="en-US"/>
        </w:rPr>
        <w:t xml:space="preserve"> are </w:t>
      </w:r>
      <w:r w:rsidR="002F68F3" w:rsidRPr="00327E8C">
        <w:rPr>
          <w:lang w:val="en-US"/>
        </w:rPr>
        <w:t>mentioned</w:t>
      </w:r>
      <w:r w:rsidR="3DA3F72D" w:rsidRPr="00327E8C">
        <w:rPr>
          <w:lang w:val="en-US"/>
        </w:rPr>
        <w:t>:</w:t>
      </w:r>
    </w:p>
    <w:p w14:paraId="2D30FEE8" w14:textId="65CC5EC6" w:rsidR="1927382C" w:rsidRPr="00327E8C" w:rsidRDefault="1927382C" w:rsidP="009E7B70">
      <w:pPr>
        <w:pStyle w:val="Paragraphedeliste"/>
        <w:numPr>
          <w:ilvl w:val="0"/>
          <w:numId w:val="39"/>
        </w:numPr>
        <w:jc w:val="both"/>
        <w:rPr>
          <w:rFonts w:eastAsiaTheme="minorEastAsia"/>
          <w:lang w:val="en-US"/>
        </w:rPr>
      </w:pPr>
      <w:r w:rsidRPr="00327E8C">
        <w:rPr>
          <w:lang w:val="en-US"/>
        </w:rPr>
        <w:t>Date</w:t>
      </w:r>
    </w:p>
    <w:p w14:paraId="265664E9" w14:textId="4D8A5283" w:rsidR="1927382C" w:rsidRPr="00327E8C" w:rsidRDefault="1927382C" w:rsidP="009E7B70">
      <w:pPr>
        <w:pStyle w:val="Paragraphedeliste"/>
        <w:numPr>
          <w:ilvl w:val="0"/>
          <w:numId w:val="39"/>
        </w:numPr>
        <w:jc w:val="both"/>
        <w:rPr>
          <w:rFonts w:eastAsiaTheme="minorEastAsia"/>
          <w:lang w:val="en-US"/>
        </w:rPr>
      </w:pPr>
      <w:r w:rsidRPr="00327E8C">
        <w:rPr>
          <w:lang w:val="en-US"/>
        </w:rPr>
        <w:t>Original currency and amount</w:t>
      </w:r>
    </w:p>
    <w:p w14:paraId="50035578" w14:textId="3A7A0A2B" w:rsidR="1927382C" w:rsidRPr="00327E8C" w:rsidRDefault="1927382C" w:rsidP="009E7B70">
      <w:pPr>
        <w:pStyle w:val="Paragraphedeliste"/>
        <w:numPr>
          <w:ilvl w:val="0"/>
          <w:numId w:val="39"/>
        </w:numPr>
        <w:jc w:val="both"/>
        <w:rPr>
          <w:rFonts w:eastAsiaTheme="minorEastAsia"/>
          <w:lang w:val="en-US"/>
        </w:rPr>
      </w:pPr>
      <w:r w:rsidRPr="00327E8C">
        <w:rPr>
          <w:lang w:val="en-US"/>
        </w:rPr>
        <w:t>A description</w:t>
      </w:r>
    </w:p>
    <w:p w14:paraId="49B55E1B" w14:textId="3C5D082A" w:rsidR="1927382C" w:rsidRPr="00327E8C" w:rsidRDefault="1927382C" w:rsidP="009E7B70">
      <w:pPr>
        <w:pStyle w:val="Paragraphedeliste"/>
        <w:numPr>
          <w:ilvl w:val="0"/>
          <w:numId w:val="39"/>
        </w:numPr>
        <w:jc w:val="both"/>
        <w:rPr>
          <w:rFonts w:eastAsiaTheme="minorEastAsia"/>
          <w:lang w:val="en-US"/>
        </w:rPr>
      </w:pPr>
      <w:r w:rsidRPr="00327E8C">
        <w:rPr>
          <w:lang w:val="en-US"/>
        </w:rPr>
        <w:t>The document is signed by the receiver</w:t>
      </w:r>
    </w:p>
    <w:p w14:paraId="17B4F4DA" w14:textId="2D4A0645" w:rsidR="37D35180" w:rsidRPr="00327E8C" w:rsidRDefault="63D407AD" w:rsidP="002F68F3">
      <w:pPr>
        <w:jc w:val="both"/>
        <w:rPr>
          <w:lang w:val="en-US"/>
        </w:rPr>
      </w:pPr>
      <w:r w:rsidRPr="684E269A">
        <w:rPr>
          <w:lang w:val="en-US"/>
        </w:rPr>
        <w:t xml:space="preserve">A memo can be done for lost receipts only. Those costs can’t be charged on the projects and </w:t>
      </w:r>
      <w:r w:rsidR="5B360442" w:rsidRPr="684E269A">
        <w:rPr>
          <w:lang w:val="en-US"/>
        </w:rPr>
        <w:t>COR</w:t>
      </w:r>
      <w:r w:rsidRPr="684E269A">
        <w:rPr>
          <w:lang w:val="en-US"/>
        </w:rPr>
        <w:t xml:space="preserve"> funds have to be used. The </w:t>
      </w:r>
      <w:r w:rsidR="006C29A9">
        <w:rPr>
          <w:lang w:val="en-US"/>
        </w:rPr>
        <w:t xml:space="preserve">supervisor (from </w:t>
      </w:r>
      <w:r w:rsidR="1190F65A" w:rsidRPr="684E269A">
        <w:rPr>
          <w:lang w:val="en-US"/>
        </w:rPr>
        <w:t>PM</w:t>
      </w:r>
      <w:r w:rsidR="006C29A9">
        <w:rPr>
          <w:lang w:val="en-US"/>
        </w:rPr>
        <w:t xml:space="preserve"> level</w:t>
      </w:r>
      <w:r w:rsidR="1190F65A" w:rsidRPr="684E269A">
        <w:rPr>
          <w:lang w:val="en-US"/>
        </w:rPr>
        <w:t>)</w:t>
      </w:r>
      <w:r w:rsidRPr="684E269A">
        <w:rPr>
          <w:lang w:val="en-US"/>
        </w:rPr>
        <w:t xml:space="preserve"> is entitled to refuse </w:t>
      </w:r>
      <w:r w:rsidR="35829B95" w:rsidRPr="684E269A">
        <w:rPr>
          <w:lang w:val="en-US"/>
        </w:rPr>
        <w:t>if this occurs too often.</w:t>
      </w:r>
    </w:p>
    <w:p w14:paraId="0351EDC6" w14:textId="44DAEB78" w:rsidR="57EB4198" w:rsidRPr="00327E8C" w:rsidRDefault="545932CE" w:rsidP="57EB4198">
      <w:pPr>
        <w:jc w:val="both"/>
        <w:rPr>
          <w:lang w:val="en-US"/>
        </w:rPr>
      </w:pPr>
      <w:r w:rsidRPr="543DC7D0">
        <w:rPr>
          <w:lang w:val="en-US"/>
        </w:rPr>
        <w:t xml:space="preserve">The </w:t>
      </w:r>
      <w:r w:rsidR="006C29A9" w:rsidRPr="00F40001">
        <w:rPr>
          <w:lang w:val="en-US"/>
        </w:rPr>
        <w:t>expense c</w:t>
      </w:r>
      <w:r w:rsidRPr="00F40001">
        <w:rPr>
          <w:lang w:val="en-US"/>
        </w:rPr>
        <w:t>laim</w:t>
      </w:r>
      <w:r w:rsidRPr="543DC7D0">
        <w:rPr>
          <w:lang w:val="en-US"/>
        </w:rPr>
        <w:t xml:space="preserve"> template is available on Sharepoint</w:t>
      </w:r>
      <w:r w:rsidR="2800BAC1" w:rsidRPr="543DC7D0">
        <w:rPr>
          <w:lang w:val="en-US"/>
        </w:rPr>
        <w:t xml:space="preserve"> </w:t>
      </w:r>
      <w:r w:rsidR="11A4D8E2" w:rsidRPr="543DC7D0">
        <w:rPr>
          <w:lang w:val="en-US"/>
        </w:rPr>
        <w:t xml:space="preserve">- </w:t>
      </w:r>
      <w:r w:rsidR="09D2BA8C" w:rsidRPr="543DC7D0">
        <w:rPr>
          <w:lang w:val="en-US"/>
        </w:rPr>
        <w:t xml:space="preserve">Forms, Policies &amp; </w:t>
      </w:r>
      <w:r w:rsidR="398E06CE" w:rsidRPr="543DC7D0">
        <w:rPr>
          <w:lang w:val="en-US"/>
        </w:rPr>
        <w:t xml:space="preserve">templates </w:t>
      </w:r>
      <w:r w:rsidR="4A2E3AF0" w:rsidRPr="543DC7D0">
        <w:rPr>
          <w:lang w:val="en-US"/>
        </w:rPr>
        <w:t xml:space="preserve">- </w:t>
      </w:r>
      <w:r w:rsidRPr="543DC7D0">
        <w:rPr>
          <w:lang w:val="en-US"/>
        </w:rPr>
        <w:t>and updated every year</w:t>
      </w:r>
      <w:r w:rsidR="09025577" w:rsidRPr="543DC7D0">
        <w:rPr>
          <w:lang w:val="en-US"/>
        </w:rPr>
        <w:t>.</w:t>
      </w:r>
      <w:r w:rsidRPr="543DC7D0">
        <w:rPr>
          <w:lang w:val="en-US"/>
        </w:rPr>
        <w:t xml:space="preserve"> </w:t>
      </w:r>
    </w:p>
    <w:p w14:paraId="25186EA2" w14:textId="58A19FBC" w:rsidR="1591230A" w:rsidRPr="00327E8C" w:rsidRDefault="1591230A" w:rsidP="345F446D">
      <w:pPr>
        <w:pStyle w:val="Paragraphedeliste"/>
        <w:numPr>
          <w:ilvl w:val="2"/>
          <w:numId w:val="33"/>
        </w:numPr>
        <w:spacing w:after="0"/>
        <w:outlineLvl w:val="2"/>
        <w:rPr>
          <w:rFonts w:eastAsiaTheme="minorEastAsia"/>
          <w:b/>
          <w:bCs/>
          <w:lang w:val="en-US"/>
        </w:rPr>
      </w:pPr>
      <w:bookmarkStart w:id="72" w:name="_Toc65674268"/>
      <w:r w:rsidRPr="00327E8C">
        <w:rPr>
          <w:b/>
          <w:bCs/>
          <w:lang w:val="en-US"/>
        </w:rPr>
        <w:t>Reimbursements to participants to meetings/events</w:t>
      </w:r>
      <w:bookmarkEnd w:id="72"/>
    </w:p>
    <w:p w14:paraId="41DBC4C0" w14:textId="197A69FF" w:rsidR="47B38A96" w:rsidRPr="00327E8C" w:rsidRDefault="47B38A96" w:rsidP="47B38A96">
      <w:pPr>
        <w:spacing w:after="0"/>
        <w:outlineLvl w:val="2"/>
        <w:rPr>
          <w:b/>
          <w:bCs/>
          <w:lang w:val="en-US"/>
        </w:rPr>
      </w:pPr>
    </w:p>
    <w:p w14:paraId="09694011" w14:textId="58FAE8EC" w:rsidR="54CE2C14" w:rsidRPr="00327E8C" w:rsidRDefault="32844C85" w:rsidP="007835A3">
      <w:pPr>
        <w:spacing w:after="0"/>
        <w:jc w:val="both"/>
        <w:rPr>
          <w:lang w:val="en-US"/>
        </w:rPr>
      </w:pPr>
      <w:r w:rsidRPr="00327E8C">
        <w:rPr>
          <w:lang w:val="en-US"/>
        </w:rPr>
        <w:t xml:space="preserve">During meetings/events organized by HD, some participants may need to get reimbursed for travel costs that cannot be prepaid by HD, such </w:t>
      </w:r>
      <w:r w:rsidR="3EB52D15" w:rsidRPr="00327E8C">
        <w:rPr>
          <w:lang w:val="en-US"/>
        </w:rPr>
        <w:t>as plane tickets on airlines not available through our travel agents or ground transportation</w:t>
      </w:r>
      <w:r w:rsidR="4DE9658D" w:rsidRPr="00327E8C">
        <w:rPr>
          <w:lang w:val="en-US"/>
        </w:rPr>
        <w:t>, etc.</w:t>
      </w:r>
    </w:p>
    <w:p w14:paraId="0B6D2251" w14:textId="3F51D743" w:rsidR="47B38A96" w:rsidRPr="00327E8C" w:rsidRDefault="47B38A96" w:rsidP="47B38A96">
      <w:pPr>
        <w:spacing w:after="0"/>
        <w:jc w:val="both"/>
        <w:rPr>
          <w:lang w:val="en-US"/>
        </w:rPr>
      </w:pPr>
    </w:p>
    <w:p w14:paraId="18AD7524" w14:textId="4149A75C" w:rsidR="54CE2C14" w:rsidRPr="00327E8C" w:rsidRDefault="4DE9658D" w:rsidP="007835A3">
      <w:pPr>
        <w:spacing w:after="0"/>
        <w:jc w:val="both"/>
        <w:rPr>
          <w:lang w:val="en-US"/>
        </w:rPr>
      </w:pPr>
      <w:r w:rsidRPr="00327E8C">
        <w:rPr>
          <w:lang w:val="en-US"/>
        </w:rPr>
        <w:t xml:space="preserve">The reimbursement </w:t>
      </w:r>
      <w:r w:rsidR="0D7AF28A" w:rsidRPr="00327E8C">
        <w:rPr>
          <w:lang w:val="en-US"/>
        </w:rPr>
        <w:t xml:space="preserve">is </w:t>
      </w:r>
      <w:r w:rsidR="000E1DEE">
        <w:rPr>
          <w:lang w:val="en-US"/>
        </w:rPr>
        <w:t>usually</w:t>
      </w:r>
      <w:r w:rsidR="0D7AF28A" w:rsidRPr="00327E8C">
        <w:rPr>
          <w:lang w:val="en-US"/>
        </w:rPr>
        <w:t xml:space="preserve"> made in cash based on the original receipts</w:t>
      </w:r>
      <w:r w:rsidR="63EF4713" w:rsidRPr="00327E8C">
        <w:rPr>
          <w:lang w:val="en-US"/>
        </w:rPr>
        <w:t xml:space="preserve">, stating the date, amount and description of the expenditure. </w:t>
      </w:r>
      <w:r w:rsidR="472FCF4F" w:rsidRPr="00327E8C">
        <w:rPr>
          <w:lang w:val="en-US"/>
        </w:rPr>
        <w:t>If the participant travel</w:t>
      </w:r>
      <w:r w:rsidR="00A17CB8">
        <w:rPr>
          <w:lang w:val="en-US"/>
        </w:rPr>
        <w:t>s</w:t>
      </w:r>
      <w:r w:rsidR="472FCF4F" w:rsidRPr="00327E8C">
        <w:rPr>
          <w:lang w:val="en-US"/>
        </w:rPr>
        <w:t xml:space="preserve"> by air, the boarding pass will be attached together with the other travel receipts.</w:t>
      </w:r>
      <w:r w:rsidR="69D5936F" w:rsidRPr="00327E8C">
        <w:rPr>
          <w:lang w:val="en-US"/>
        </w:rPr>
        <w:t xml:space="preserve"> </w:t>
      </w:r>
      <w:r w:rsidR="2CE8F839" w:rsidRPr="00327E8C">
        <w:rPr>
          <w:lang w:val="en-US"/>
        </w:rPr>
        <w:t xml:space="preserve">The </w:t>
      </w:r>
      <w:r w:rsidR="00C159E5">
        <w:rPr>
          <w:lang w:val="en-US"/>
        </w:rPr>
        <w:t>logistics coordinator</w:t>
      </w:r>
      <w:r w:rsidR="2CE8F839" w:rsidRPr="00327E8C">
        <w:rPr>
          <w:lang w:val="en-US"/>
        </w:rPr>
        <w:t xml:space="preserve"> will fill in the </w:t>
      </w:r>
      <w:hyperlink r:id="rId32">
        <w:r w:rsidR="2CE8F839" w:rsidRPr="00327E8C">
          <w:rPr>
            <w:rStyle w:val="Lienhypertexte"/>
            <w:lang w:val="en-US"/>
          </w:rPr>
          <w:t>Reimbursement Form</w:t>
        </w:r>
      </w:hyperlink>
      <w:r w:rsidR="5D9CF80F" w:rsidRPr="00327E8C">
        <w:rPr>
          <w:lang w:val="en-US"/>
        </w:rPr>
        <w:t xml:space="preserve"> (available on SharePoint)</w:t>
      </w:r>
      <w:r w:rsidR="2CE8F839" w:rsidRPr="00327E8C">
        <w:rPr>
          <w:lang w:val="en-US"/>
        </w:rPr>
        <w:t xml:space="preserve"> for each participant and ask the participant to sign up</w:t>
      </w:r>
      <w:r w:rsidR="6C030320" w:rsidRPr="00327E8C">
        <w:rPr>
          <w:lang w:val="en-US"/>
        </w:rPr>
        <w:t xml:space="preserve">on reception of the cash. </w:t>
      </w:r>
    </w:p>
    <w:p w14:paraId="725CFCE8" w14:textId="161765D3" w:rsidR="47B38A96" w:rsidRPr="00327E8C" w:rsidRDefault="47B38A96" w:rsidP="47B38A96">
      <w:pPr>
        <w:spacing w:after="0"/>
        <w:jc w:val="both"/>
        <w:rPr>
          <w:lang w:val="en-US"/>
        </w:rPr>
      </w:pPr>
    </w:p>
    <w:p w14:paraId="64C14283" w14:textId="4AC48238" w:rsidR="54CE2C14" w:rsidRPr="00327E8C" w:rsidRDefault="3378401B" w:rsidP="007835A3">
      <w:pPr>
        <w:spacing w:after="0"/>
        <w:jc w:val="both"/>
        <w:rPr>
          <w:lang w:val="en-US"/>
        </w:rPr>
      </w:pPr>
      <w:r w:rsidRPr="00327E8C">
        <w:rPr>
          <w:lang w:val="en-US"/>
        </w:rPr>
        <w:t xml:space="preserve">In some case, the participants </w:t>
      </w:r>
      <w:r w:rsidR="65BD1C36" w:rsidRPr="00327E8C">
        <w:rPr>
          <w:lang w:val="en-US"/>
        </w:rPr>
        <w:t xml:space="preserve">may prefer to receive the reimbursement on their bank account. They will need to provide </w:t>
      </w:r>
      <w:r w:rsidR="7582CC51" w:rsidRPr="00327E8C">
        <w:rPr>
          <w:lang w:val="en-US"/>
        </w:rPr>
        <w:t>the ori</w:t>
      </w:r>
      <w:r w:rsidR="000E1DEE">
        <w:rPr>
          <w:lang w:val="en-US"/>
        </w:rPr>
        <w:t>ginals receipts, boarding pass</w:t>
      </w:r>
      <w:r w:rsidR="7582CC51" w:rsidRPr="00327E8C">
        <w:rPr>
          <w:lang w:val="en-US"/>
        </w:rPr>
        <w:t xml:space="preserve"> if applicable, and fill in their full bank details on the Bank Transfer Form </w:t>
      </w:r>
      <w:commentRangeStart w:id="73"/>
      <w:r w:rsidR="7582CC51" w:rsidRPr="00327E8C">
        <w:rPr>
          <w:lang w:val="en-US"/>
        </w:rPr>
        <w:t>(</w:t>
      </w:r>
      <w:r w:rsidR="00185743">
        <w:fldChar w:fldCharType="begin"/>
      </w:r>
      <w:r w:rsidR="00185743" w:rsidRPr="00B948BB">
        <w:rPr>
          <w:lang w:val="en-US"/>
          <w:rPrChange w:id="74" w:author="Anais Bobst" w:date="2020-06-11T16:26:00Z">
            <w:rPr/>
          </w:rPrChange>
        </w:rPr>
        <w:instrText xml:space="preserve"> HYPERLINK "https://hdcentre.sharepoint.com/:x:/r/sites/corporate/_layouts/15/Doc.aspx?sourcedoc=%7B47B7E95B-4526-4F60-9F3A-A2D63D96E019%7D&amp;file=Reimbursement%20bank%20transfer%20form.xlsx&amp;action=default&amp;mobileredirect=true" \h </w:instrText>
      </w:r>
      <w:r w:rsidR="00185743">
        <w:fldChar w:fldCharType="separate"/>
      </w:r>
      <w:r w:rsidR="62A1B8C7" w:rsidRPr="00327E8C">
        <w:rPr>
          <w:rStyle w:val="Lienhypertexte"/>
          <w:lang w:val="en-US"/>
        </w:rPr>
        <w:t>https://hdcentre.sharepoint.com/Reimbursement request - Bank Transfer Form</w:t>
      </w:r>
      <w:r w:rsidR="00185743">
        <w:rPr>
          <w:rStyle w:val="Lienhypertexte"/>
          <w:lang w:val="en-US"/>
        </w:rPr>
        <w:fldChar w:fldCharType="end"/>
      </w:r>
      <w:r w:rsidR="7582CC51" w:rsidRPr="00327E8C">
        <w:rPr>
          <w:lang w:val="en-US"/>
        </w:rPr>
        <w:t>)</w:t>
      </w:r>
      <w:r w:rsidR="55AF52B3" w:rsidRPr="00327E8C">
        <w:rPr>
          <w:lang w:val="en-US"/>
        </w:rPr>
        <w:t xml:space="preserve">. </w:t>
      </w:r>
      <w:commentRangeEnd w:id="73"/>
      <w:r w:rsidR="00F40001">
        <w:rPr>
          <w:rStyle w:val="Marquedecommentaire"/>
        </w:rPr>
        <w:commentReference w:id="73"/>
      </w:r>
    </w:p>
    <w:p w14:paraId="4A8A33C8" w14:textId="53AAFC5D" w:rsidR="54CE2C14" w:rsidRPr="00327E8C" w:rsidRDefault="54CE2C14" w:rsidP="007835A3">
      <w:pPr>
        <w:spacing w:after="0"/>
        <w:rPr>
          <w:lang w:val="en-US"/>
        </w:rPr>
      </w:pPr>
    </w:p>
    <w:p w14:paraId="68CCBB6E" w14:textId="20F8EF2B" w:rsidR="54CE2C14" w:rsidRPr="00327E8C" w:rsidRDefault="65BD1C36" w:rsidP="007835A3">
      <w:pPr>
        <w:spacing w:after="0"/>
        <w:rPr>
          <w:lang w:val="en-US"/>
        </w:rPr>
      </w:pPr>
      <w:r w:rsidRPr="00327E8C">
        <w:rPr>
          <w:lang w:val="en-US"/>
        </w:rPr>
        <w:t xml:space="preserve">The </w:t>
      </w:r>
      <w:r w:rsidR="00C159E5">
        <w:rPr>
          <w:lang w:val="en-US"/>
        </w:rPr>
        <w:t>logistics coordinator</w:t>
      </w:r>
      <w:r w:rsidRPr="00327E8C">
        <w:rPr>
          <w:lang w:val="en-US"/>
        </w:rPr>
        <w:t xml:space="preserve"> will </w:t>
      </w:r>
      <w:r w:rsidR="000E1DEE">
        <w:rPr>
          <w:lang w:val="en-US"/>
        </w:rPr>
        <w:t xml:space="preserve">have to </w:t>
      </w:r>
      <w:r w:rsidRPr="00327E8C">
        <w:rPr>
          <w:lang w:val="en-US"/>
        </w:rPr>
        <w:t>prepare a cash request to the financ</w:t>
      </w:r>
      <w:r w:rsidR="000E1DEE">
        <w:rPr>
          <w:lang w:val="en-US"/>
        </w:rPr>
        <w:t xml:space="preserve">e department prior to the event for any necessary reimbursement. </w:t>
      </w:r>
    </w:p>
    <w:p w14:paraId="24BE22EB" w14:textId="391E9722" w:rsidR="54CE2C14" w:rsidRPr="00327E8C" w:rsidRDefault="54CE2C14" w:rsidP="007835A3">
      <w:pPr>
        <w:spacing w:after="0"/>
        <w:rPr>
          <w:lang w:val="en-US"/>
        </w:rPr>
      </w:pPr>
    </w:p>
    <w:p w14:paraId="1C186703" w14:textId="6D6B5E44" w:rsidR="1591230A" w:rsidRPr="00327E8C" w:rsidRDefault="796BC931" w:rsidP="345F446D">
      <w:pPr>
        <w:pStyle w:val="Paragraphedeliste"/>
        <w:numPr>
          <w:ilvl w:val="2"/>
          <w:numId w:val="33"/>
        </w:numPr>
        <w:outlineLvl w:val="2"/>
        <w:rPr>
          <w:rFonts w:eastAsiaTheme="minorEastAsia"/>
          <w:b/>
          <w:bCs/>
          <w:lang w:val="en-US"/>
        </w:rPr>
      </w:pPr>
      <w:bookmarkStart w:id="75" w:name="_Ref41661668"/>
      <w:bookmarkStart w:id="76" w:name="_Ref41661685"/>
      <w:bookmarkStart w:id="77" w:name="_Ref41661740"/>
      <w:bookmarkStart w:id="78" w:name="_Ref41661745"/>
      <w:bookmarkStart w:id="79" w:name="_Ref41661757"/>
      <w:bookmarkStart w:id="80" w:name="_Toc65674269"/>
      <w:r w:rsidRPr="00327E8C">
        <w:rPr>
          <w:b/>
          <w:bCs/>
          <w:lang w:val="en-US"/>
        </w:rPr>
        <w:t xml:space="preserve">Cash request and </w:t>
      </w:r>
      <w:r w:rsidR="1591230A" w:rsidRPr="00327E8C">
        <w:rPr>
          <w:b/>
          <w:bCs/>
          <w:lang w:val="en-US"/>
        </w:rPr>
        <w:t>Liquidation</w:t>
      </w:r>
      <w:bookmarkEnd w:id="75"/>
      <w:bookmarkEnd w:id="76"/>
      <w:bookmarkEnd w:id="77"/>
      <w:bookmarkEnd w:id="78"/>
      <w:bookmarkEnd w:id="79"/>
      <w:bookmarkEnd w:id="80"/>
    </w:p>
    <w:p w14:paraId="49127D92" w14:textId="777FBFC7" w:rsidR="1641EC68" w:rsidRPr="00327E8C" w:rsidRDefault="1641EC68" w:rsidP="1D7709F7">
      <w:pPr>
        <w:rPr>
          <w:lang w:val="en-US"/>
        </w:rPr>
      </w:pPr>
      <w:r w:rsidRPr="00327E8C">
        <w:rPr>
          <w:lang w:val="en-US"/>
        </w:rPr>
        <w:t xml:space="preserve">The </w:t>
      </w:r>
      <w:r w:rsidR="00C159E5">
        <w:rPr>
          <w:lang w:val="en-US"/>
        </w:rPr>
        <w:t>logistics coordinator</w:t>
      </w:r>
      <w:r w:rsidRPr="00327E8C">
        <w:rPr>
          <w:lang w:val="en-US"/>
        </w:rPr>
        <w:t xml:space="preserve"> will estimate the cash needed prior to the event and will </w:t>
      </w:r>
      <w:r w:rsidR="0DA52B92" w:rsidRPr="00327E8C">
        <w:rPr>
          <w:lang w:val="en-US"/>
        </w:rPr>
        <w:t xml:space="preserve">fill in the </w:t>
      </w:r>
      <w:commentRangeStart w:id="81"/>
      <w:r w:rsidR="00D7461B">
        <w:rPr>
          <w:lang w:val="en-US"/>
        </w:rPr>
        <w:fldChar w:fldCharType="begin"/>
      </w:r>
      <w:r w:rsidR="00D7461B">
        <w:rPr>
          <w:lang w:val="en-US"/>
        </w:rPr>
        <w:instrText xml:space="preserve"> HYPERLINK "https://hdcentre.sharepoint.com/:x:/r/sites/corporate/Internal%20cash%20request" </w:instrText>
      </w:r>
      <w:r w:rsidR="00D7461B">
        <w:rPr>
          <w:lang w:val="en-US"/>
        </w:rPr>
      </w:r>
      <w:r w:rsidR="00D7461B">
        <w:rPr>
          <w:lang w:val="en-US"/>
        </w:rPr>
        <w:fldChar w:fldCharType="separate"/>
      </w:r>
      <w:r w:rsidR="00A17CB8" w:rsidRPr="00D7461B">
        <w:rPr>
          <w:rStyle w:val="Lienhypertexte"/>
          <w:lang w:val="en-US"/>
        </w:rPr>
        <w:t>i</w:t>
      </w:r>
      <w:r w:rsidR="0DA52B92" w:rsidRPr="00D7461B">
        <w:rPr>
          <w:rStyle w:val="Lienhypertexte"/>
          <w:lang w:val="en-US"/>
        </w:rPr>
        <w:t xml:space="preserve">nternal cash </w:t>
      </w:r>
      <w:r w:rsidRPr="00D7461B">
        <w:rPr>
          <w:rStyle w:val="Lienhypertexte"/>
          <w:lang w:val="en-US"/>
        </w:rPr>
        <w:t>request</w:t>
      </w:r>
      <w:r w:rsidR="1FD26DDA" w:rsidRPr="00D7461B">
        <w:rPr>
          <w:rStyle w:val="Lienhypertexte"/>
          <w:lang w:val="en-US"/>
        </w:rPr>
        <w:t xml:space="preserve"> form</w:t>
      </w:r>
      <w:r w:rsidR="00D7461B">
        <w:rPr>
          <w:lang w:val="en-US"/>
        </w:rPr>
        <w:fldChar w:fldCharType="end"/>
      </w:r>
      <w:commentRangeEnd w:id="81"/>
      <w:r w:rsidR="0059585A">
        <w:rPr>
          <w:rStyle w:val="Marquedecommentaire"/>
        </w:rPr>
        <w:commentReference w:id="81"/>
      </w:r>
      <w:r w:rsidR="00D7461B">
        <w:rPr>
          <w:lang w:val="en-US"/>
        </w:rPr>
        <w:t>.</w:t>
      </w:r>
    </w:p>
    <w:p w14:paraId="5E18746D" w14:textId="21A6F10C" w:rsidR="63F6B2A9" w:rsidRPr="00327E8C" w:rsidRDefault="63F6B2A9" w:rsidP="1D7709F7">
      <w:pPr>
        <w:rPr>
          <w:lang w:val="en-US"/>
        </w:rPr>
      </w:pPr>
      <w:r w:rsidRPr="00327E8C">
        <w:rPr>
          <w:lang w:val="en-US"/>
        </w:rPr>
        <w:t>S/he will provide a breakdown of the estimated costs along with a description of</w:t>
      </w:r>
      <w:r w:rsidR="7A1B8386" w:rsidRPr="00327E8C">
        <w:rPr>
          <w:lang w:val="en-US"/>
        </w:rPr>
        <w:t xml:space="preserve"> the purpose of use</w:t>
      </w:r>
      <w:r w:rsidR="7243EECB" w:rsidRPr="00327E8C">
        <w:rPr>
          <w:lang w:val="en-US"/>
        </w:rPr>
        <w:t xml:space="preserve"> of funds</w:t>
      </w:r>
      <w:r w:rsidR="7A1B8386" w:rsidRPr="00327E8C">
        <w:rPr>
          <w:lang w:val="en-US"/>
        </w:rPr>
        <w:t>.</w:t>
      </w:r>
      <w:r w:rsidR="000E1DEE">
        <w:rPr>
          <w:lang w:val="en-US"/>
        </w:rPr>
        <w:t xml:space="preserve"> The cash request needs to be approved by the DED and Finance Director </w:t>
      </w:r>
    </w:p>
    <w:p w14:paraId="1FBC90D8" w14:textId="740CEA3C" w:rsidR="357C274E" w:rsidRPr="00327E8C" w:rsidRDefault="357C274E" w:rsidP="1D7709F7">
      <w:pPr>
        <w:jc w:val="both"/>
        <w:rPr>
          <w:lang w:val="en-US"/>
        </w:rPr>
      </w:pPr>
      <w:r w:rsidRPr="00327E8C">
        <w:rPr>
          <w:lang w:val="en-US"/>
        </w:rPr>
        <w:t xml:space="preserve">S/he will forward the excel file to the finance department as soon as possible and at least 48 hours before the cash is needed so that </w:t>
      </w:r>
      <w:r w:rsidR="12F0F0D4" w:rsidRPr="00327E8C">
        <w:rPr>
          <w:lang w:val="en-US"/>
        </w:rPr>
        <w:t xml:space="preserve">the cash is prepared. </w:t>
      </w:r>
      <w:r w:rsidR="4FD5C47E" w:rsidRPr="00327E8C">
        <w:rPr>
          <w:lang w:val="en-US"/>
        </w:rPr>
        <w:t>Upon collection of</w:t>
      </w:r>
      <w:r w:rsidR="12F0F0D4" w:rsidRPr="00327E8C">
        <w:rPr>
          <w:lang w:val="en-US"/>
        </w:rPr>
        <w:t xml:space="preserve"> the cash, s/he will provide the cash request form dully signed by</w:t>
      </w:r>
      <w:r w:rsidR="08775ED6" w:rsidRPr="00327E8C">
        <w:rPr>
          <w:lang w:val="en-US"/>
        </w:rPr>
        <w:t xml:space="preserve"> all parties.</w:t>
      </w:r>
    </w:p>
    <w:p w14:paraId="09AD7B92" w14:textId="3A528CB9" w:rsidR="7BFD7002" w:rsidRPr="00327E8C" w:rsidRDefault="08775ED6" w:rsidP="008E7B27">
      <w:pPr>
        <w:jc w:val="both"/>
        <w:rPr>
          <w:lang w:val="en-US"/>
        </w:rPr>
      </w:pPr>
      <w:r w:rsidRPr="00327E8C">
        <w:rPr>
          <w:lang w:val="en-US"/>
        </w:rPr>
        <w:t xml:space="preserve">After the event, s/he will </w:t>
      </w:r>
      <w:r w:rsidR="75455733" w:rsidRPr="00327E8C">
        <w:rPr>
          <w:lang w:val="en-US"/>
        </w:rPr>
        <w:t xml:space="preserve">liquidate the cash advance </w:t>
      </w:r>
      <w:r w:rsidR="2710AA73" w:rsidRPr="00327E8C">
        <w:rPr>
          <w:lang w:val="en-US"/>
        </w:rPr>
        <w:t>by using the expense claim</w:t>
      </w:r>
      <w:r w:rsidR="00803DD2">
        <w:rPr>
          <w:lang w:val="en-US"/>
        </w:rPr>
        <w:t xml:space="preserve"> form</w:t>
      </w:r>
      <w:r w:rsidR="2710AA73" w:rsidRPr="00327E8C">
        <w:rPr>
          <w:lang w:val="en-US"/>
        </w:rPr>
        <w:t xml:space="preserve">. </w:t>
      </w:r>
      <w:r w:rsidR="00803DD2">
        <w:rPr>
          <w:lang w:val="en-US"/>
        </w:rPr>
        <w:t>When filling the EC, t</w:t>
      </w:r>
      <w:r w:rsidR="3BBC48C7" w:rsidRPr="00327E8C">
        <w:rPr>
          <w:lang w:val="en-US"/>
        </w:rPr>
        <w:t>he cash received will be recorded</w:t>
      </w:r>
      <w:r w:rsidR="00803DD2">
        <w:rPr>
          <w:lang w:val="en-US"/>
        </w:rPr>
        <w:t xml:space="preserve"> under</w:t>
      </w:r>
      <w:r w:rsidR="3BBC48C7" w:rsidRPr="00327E8C">
        <w:rPr>
          <w:lang w:val="en-US"/>
        </w:rPr>
        <w:t xml:space="preserve"> the expense cate</w:t>
      </w:r>
      <w:r w:rsidR="0E892292" w:rsidRPr="00327E8C">
        <w:rPr>
          <w:lang w:val="en-US"/>
        </w:rPr>
        <w:t>gory “working advance” and the amount will b</w:t>
      </w:r>
      <w:r w:rsidR="00900059" w:rsidRPr="00327E8C">
        <w:rPr>
          <w:lang w:val="en-US"/>
        </w:rPr>
        <w:t xml:space="preserve">e entered as </w:t>
      </w:r>
      <w:r w:rsidR="00A17CB8">
        <w:rPr>
          <w:lang w:val="en-US"/>
        </w:rPr>
        <w:t xml:space="preserve">a </w:t>
      </w:r>
      <w:r w:rsidR="00900059" w:rsidRPr="00327E8C">
        <w:rPr>
          <w:lang w:val="en-US"/>
        </w:rPr>
        <w:t xml:space="preserve">negative </w:t>
      </w:r>
      <w:r w:rsidR="00A17CB8">
        <w:rPr>
          <w:lang w:val="en-US"/>
        </w:rPr>
        <w:t>figure</w:t>
      </w:r>
      <w:r w:rsidR="00A17CB8" w:rsidRPr="00327E8C">
        <w:rPr>
          <w:lang w:val="en-US"/>
        </w:rPr>
        <w:t xml:space="preserve"> </w:t>
      </w:r>
      <w:r w:rsidR="00900059" w:rsidRPr="00327E8C">
        <w:rPr>
          <w:lang w:val="en-US"/>
        </w:rPr>
        <w:t>(i.e</w:t>
      </w:r>
      <w:r w:rsidR="0E892292" w:rsidRPr="00327E8C">
        <w:rPr>
          <w:lang w:val="en-US"/>
        </w:rPr>
        <w:t>. - 1,000).</w:t>
      </w:r>
      <w:r w:rsidR="14D54132" w:rsidRPr="00327E8C">
        <w:rPr>
          <w:lang w:val="en-US"/>
        </w:rPr>
        <w:t xml:space="preserve"> Liquidations have to be done in </w:t>
      </w:r>
      <w:r w:rsidR="008E7B27" w:rsidRPr="00327E8C">
        <w:rPr>
          <w:lang w:val="en-US"/>
        </w:rPr>
        <w:t xml:space="preserve">the same </w:t>
      </w:r>
      <w:r w:rsidR="14D54132" w:rsidRPr="00327E8C">
        <w:rPr>
          <w:lang w:val="en-US"/>
        </w:rPr>
        <w:t>currency</w:t>
      </w:r>
      <w:r w:rsidR="008E7B27" w:rsidRPr="00327E8C">
        <w:rPr>
          <w:lang w:val="en-US"/>
        </w:rPr>
        <w:t xml:space="preserve"> as the cash received</w:t>
      </w:r>
      <w:r w:rsidR="14D54132" w:rsidRPr="00327E8C">
        <w:rPr>
          <w:lang w:val="en-US"/>
        </w:rPr>
        <w:t>. If</w:t>
      </w:r>
      <w:r w:rsidR="105639D1" w:rsidRPr="00327E8C">
        <w:rPr>
          <w:lang w:val="en-US"/>
        </w:rPr>
        <w:t xml:space="preserve"> cash is converted in a different currency, a</w:t>
      </w:r>
      <w:r w:rsidR="00803DD2">
        <w:rPr>
          <w:lang w:val="en-US"/>
        </w:rPr>
        <w:t xml:space="preserve"> </w:t>
      </w:r>
      <w:r w:rsidR="105639D1" w:rsidRPr="00327E8C">
        <w:rPr>
          <w:lang w:val="en-US"/>
        </w:rPr>
        <w:t xml:space="preserve">rate justification </w:t>
      </w:r>
      <w:r w:rsidR="00803DD2">
        <w:rPr>
          <w:lang w:val="en-US"/>
        </w:rPr>
        <w:t xml:space="preserve">from Oanda </w:t>
      </w:r>
      <w:r w:rsidR="105639D1" w:rsidRPr="00327E8C">
        <w:rPr>
          <w:lang w:val="en-US"/>
        </w:rPr>
        <w:t>is need</w:t>
      </w:r>
      <w:r w:rsidR="710F3805" w:rsidRPr="00327E8C">
        <w:rPr>
          <w:lang w:val="en-US"/>
        </w:rPr>
        <w:t>ed</w:t>
      </w:r>
      <w:r w:rsidR="105639D1" w:rsidRPr="00327E8C">
        <w:rPr>
          <w:lang w:val="en-US"/>
        </w:rPr>
        <w:t xml:space="preserve"> for the liquidation. </w:t>
      </w:r>
    </w:p>
    <w:p w14:paraId="1444BC15" w14:textId="565F4920" w:rsidR="7BFD7002" w:rsidRPr="00327E8C" w:rsidRDefault="2710AA73" w:rsidP="1D7709F7">
      <w:pPr>
        <w:rPr>
          <w:lang w:val="en-US"/>
        </w:rPr>
      </w:pPr>
      <w:r w:rsidRPr="00327E8C">
        <w:rPr>
          <w:lang w:val="en-US"/>
        </w:rPr>
        <w:t>The remaining cash will be given to finance when sub</w:t>
      </w:r>
      <w:r w:rsidR="38A0D988" w:rsidRPr="00327E8C">
        <w:rPr>
          <w:lang w:val="en-US"/>
        </w:rPr>
        <w:t>mitting the expense claim.</w:t>
      </w:r>
    </w:p>
    <w:p w14:paraId="112C8C6A" w14:textId="286D74C0" w:rsidR="00C42CBF" w:rsidRPr="00327E8C" w:rsidRDefault="31828CC2" w:rsidP="3B318E6E">
      <w:pPr>
        <w:rPr>
          <w:lang w:val="en-US"/>
        </w:rPr>
      </w:pPr>
      <w:r w:rsidRPr="00327E8C">
        <w:rPr>
          <w:lang w:val="en-US"/>
        </w:rPr>
        <w:t xml:space="preserve">Local cash requests can be done via our </w:t>
      </w:r>
      <w:r w:rsidR="36BBDC1A" w:rsidRPr="00327E8C">
        <w:rPr>
          <w:lang w:val="en-US"/>
        </w:rPr>
        <w:t xml:space="preserve">country office in Beirut and our country desk in Tunisia. Specific documents are available. Those cash requests will be </w:t>
      </w:r>
      <w:r w:rsidR="68833E01" w:rsidRPr="00327E8C">
        <w:rPr>
          <w:lang w:val="en-US"/>
        </w:rPr>
        <w:t>liquidated</w:t>
      </w:r>
      <w:r w:rsidR="36BBDC1A" w:rsidRPr="00327E8C">
        <w:rPr>
          <w:lang w:val="en-US"/>
        </w:rPr>
        <w:t xml:space="preserve"> through their monthly closing. </w:t>
      </w:r>
    </w:p>
    <w:p w14:paraId="0545DD6C" w14:textId="77777777" w:rsidR="00900059" w:rsidRPr="00327E8C" w:rsidRDefault="00900059" w:rsidP="3B318E6E">
      <w:pPr>
        <w:rPr>
          <w:lang w:val="en-US"/>
        </w:rPr>
      </w:pPr>
    </w:p>
    <w:p w14:paraId="59E35D42" w14:textId="77777777" w:rsidR="00CD0D58" w:rsidRPr="00327E8C" w:rsidRDefault="00BD11C1" w:rsidP="009E7B70">
      <w:pPr>
        <w:pStyle w:val="Paragraphedeliste"/>
        <w:numPr>
          <w:ilvl w:val="0"/>
          <w:numId w:val="33"/>
        </w:numPr>
        <w:outlineLvl w:val="0"/>
        <w:rPr>
          <w:b/>
          <w:bCs/>
          <w:lang w:val="en-US"/>
        </w:rPr>
      </w:pPr>
      <w:bookmarkStart w:id="82" w:name="_Toc65674270"/>
      <w:r w:rsidRPr="00327E8C">
        <w:rPr>
          <w:b/>
          <w:bCs/>
          <w:lang w:val="en-US"/>
        </w:rPr>
        <w:t>Security</w:t>
      </w:r>
      <w:bookmarkEnd w:id="82"/>
    </w:p>
    <w:p w14:paraId="5EC5987A" w14:textId="35E5CB26" w:rsidR="000D2424" w:rsidRPr="00327E8C" w:rsidRDefault="00BD11C1" w:rsidP="009E7B70">
      <w:pPr>
        <w:pStyle w:val="Paragraphedeliste"/>
        <w:numPr>
          <w:ilvl w:val="1"/>
          <w:numId w:val="33"/>
        </w:numPr>
        <w:outlineLvl w:val="1"/>
        <w:rPr>
          <w:b/>
          <w:bCs/>
          <w:lang w:val="en-US"/>
        </w:rPr>
      </w:pPr>
      <w:bookmarkStart w:id="83" w:name="_Toc65674271"/>
      <w:r w:rsidRPr="00327E8C">
        <w:rPr>
          <w:b/>
          <w:bCs/>
          <w:lang w:val="en-US"/>
        </w:rPr>
        <w:t>Exige</w:t>
      </w:r>
      <w:r w:rsidR="21938C55" w:rsidRPr="00327E8C">
        <w:rPr>
          <w:b/>
          <w:bCs/>
          <w:lang w:val="en-US"/>
        </w:rPr>
        <w:t>r</w:t>
      </w:r>
      <w:bookmarkEnd w:id="83"/>
    </w:p>
    <w:p w14:paraId="6F116CF3" w14:textId="08FC2BA6" w:rsidR="375B0AF6" w:rsidRPr="00327E8C" w:rsidRDefault="375B0AF6" w:rsidP="47B38A96">
      <w:pPr>
        <w:jc w:val="both"/>
        <w:rPr>
          <w:lang w:val="en-US"/>
        </w:rPr>
      </w:pPr>
      <w:r w:rsidRPr="00327E8C">
        <w:rPr>
          <w:lang w:val="en-US"/>
        </w:rPr>
        <w:t>HD is committed to respect all applicable laws in all locations where it operates. HD cannot provide any support to individuals or organizations that are listed under international sanctions.</w:t>
      </w:r>
    </w:p>
    <w:p w14:paraId="212355EF" w14:textId="3E0E4761" w:rsidR="44DA9DB5" w:rsidRPr="00327E8C" w:rsidRDefault="588427E2" w:rsidP="47B38A96">
      <w:pPr>
        <w:jc w:val="both"/>
        <w:rPr>
          <w:lang w:val="en-US"/>
        </w:rPr>
      </w:pPr>
      <w:r w:rsidRPr="00327E8C">
        <w:rPr>
          <w:lang w:val="en-US"/>
        </w:rPr>
        <w:t>HD has</w:t>
      </w:r>
      <w:r w:rsidR="02D60811" w:rsidRPr="00327E8C">
        <w:rPr>
          <w:lang w:val="en-US"/>
        </w:rPr>
        <w:t xml:space="preserve"> </w:t>
      </w:r>
      <w:r w:rsidRPr="00327E8C">
        <w:rPr>
          <w:lang w:val="en-US"/>
        </w:rPr>
        <w:t xml:space="preserve">contracted a UK-based firm, </w:t>
      </w:r>
      <w:hyperlink r:id="rId33" w:history="1">
        <w:r w:rsidRPr="0059585A">
          <w:rPr>
            <w:rStyle w:val="Lienhypertexte"/>
            <w:lang w:val="en-US"/>
          </w:rPr>
          <w:t>Exiger</w:t>
        </w:r>
      </w:hyperlink>
      <w:r w:rsidRPr="00327E8C">
        <w:rPr>
          <w:lang w:val="en-US"/>
        </w:rPr>
        <w:t xml:space="preserve"> which provides access to a</w:t>
      </w:r>
      <w:r w:rsidR="76480E26" w:rsidRPr="00327E8C">
        <w:rPr>
          <w:lang w:val="en-US"/>
        </w:rPr>
        <w:t>n</w:t>
      </w:r>
      <w:r w:rsidRPr="00327E8C">
        <w:rPr>
          <w:lang w:val="en-US"/>
        </w:rPr>
        <w:t xml:space="preserve"> updated database of names of individuals and organizations listed under international sanctions</w:t>
      </w:r>
      <w:r w:rsidR="7D0EB72F" w:rsidRPr="00327E8C">
        <w:rPr>
          <w:lang w:val="en-US"/>
        </w:rPr>
        <w:t>.</w:t>
      </w:r>
    </w:p>
    <w:p w14:paraId="0B590D29" w14:textId="0AA4FF64" w:rsidR="44DA9DB5" w:rsidRPr="00327E8C" w:rsidRDefault="44DA9DB5" w:rsidP="47B38A96">
      <w:pPr>
        <w:jc w:val="both"/>
        <w:rPr>
          <w:lang w:val="en-US"/>
        </w:rPr>
      </w:pPr>
      <w:r w:rsidRPr="00327E8C">
        <w:rPr>
          <w:lang w:val="en-US"/>
        </w:rPr>
        <w:t>The following basic principles apply:</w:t>
      </w:r>
    </w:p>
    <w:p w14:paraId="149B7A9A" w14:textId="56D551AE" w:rsidR="44DA9DB5" w:rsidRPr="00327E8C" w:rsidRDefault="44DA9DB5" w:rsidP="009E7B70">
      <w:pPr>
        <w:pStyle w:val="Paragraphedeliste"/>
        <w:numPr>
          <w:ilvl w:val="0"/>
          <w:numId w:val="30"/>
        </w:numPr>
        <w:jc w:val="both"/>
        <w:rPr>
          <w:rFonts w:eastAsiaTheme="minorEastAsia"/>
          <w:lang w:val="en-US"/>
        </w:rPr>
      </w:pPr>
      <w:r w:rsidRPr="00327E8C">
        <w:rPr>
          <w:lang w:val="en-US"/>
        </w:rPr>
        <w:t xml:space="preserve">Focal points are in charge of checking whether names of individuals or organizations contracted or to be contracted by HD appear as being listed under international sanctions. </w:t>
      </w:r>
    </w:p>
    <w:p w14:paraId="54A07D35" w14:textId="0C7E9E47" w:rsidR="44DA9DB5" w:rsidRPr="00327E8C" w:rsidRDefault="205D814A" w:rsidP="009E7B70">
      <w:pPr>
        <w:pStyle w:val="Paragraphedeliste"/>
        <w:numPr>
          <w:ilvl w:val="0"/>
          <w:numId w:val="30"/>
        </w:numPr>
        <w:jc w:val="both"/>
        <w:rPr>
          <w:rFonts w:eastAsiaTheme="minorEastAsia"/>
          <w:lang w:val="en-US"/>
        </w:rPr>
      </w:pPr>
      <w:r w:rsidRPr="00327E8C">
        <w:rPr>
          <w:lang w:val="en-US"/>
        </w:rPr>
        <w:t>Searches are extended to names of participants to events organized by HD and who receive direct/indirect financial support (DSA, transportation, accommodation and/or meals paid or reimbursed by HD); the same search logic as under points 1 and 2 will apply.</w:t>
      </w:r>
    </w:p>
    <w:p w14:paraId="1A63665C" w14:textId="04E95E91" w:rsidR="44DA9DB5" w:rsidRPr="00327E8C" w:rsidRDefault="44DA9DB5" w:rsidP="009E7B70">
      <w:pPr>
        <w:pStyle w:val="Paragraphedeliste"/>
        <w:numPr>
          <w:ilvl w:val="0"/>
          <w:numId w:val="30"/>
        </w:numPr>
        <w:jc w:val="both"/>
        <w:rPr>
          <w:rFonts w:eastAsiaTheme="minorEastAsia"/>
          <w:lang w:val="en-US"/>
        </w:rPr>
      </w:pPr>
      <w:r w:rsidRPr="00327E8C">
        <w:rPr>
          <w:lang w:val="en-US"/>
        </w:rPr>
        <w:t>If</w:t>
      </w:r>
      <w:r w:rsidR="0191109B" w:rsidRPr="00327E8C">
        <w:rPr>
          <w:lang w:val="en-US"/>
        </w:rPr>
        <w:t xml:space="preserve"> individuals or organizations are not under international sanctions, </w:t>
      </w:r>
      <w:r w:rsidR="00900059" w:rsidRPr="00327E8C">
        <w:rPr>
          <w:lang w:val="en-US"/>
        </w:rPr>
        <w:t>i.e.</w:t>
      </w:r>
      <w:r w:rsidR="0CE313D1" w:rsidRPr="00327E8C">
        <w:rPr>
          <w:lang w:val="en-US"/>
        </w:rPr>
        <w:t xml:space="preserve"> </w:t>
      </w:r>
      <w:r w:rsidRPr="00327E8C">
        <w:rPr>
          <w:lang w:val="en-US"/>
        </w:rPr>
        <w:t xml:space="preserve">“search result = green = low risk”, the contracting process can go ahead and proceed normally. </w:t>
      </w:r>
    </w:p>
    <w:p w14:paraId="27F532DE" w14:textId="41FAEB24" w:rsidR="44DA9DB5" w:rsidRPr="00327E8C" w:rsidRDefault="44DA9DB5" w:rsidP="009E7B70">
      <w:pPr>
        <w:pStyle w:val="Paragraphedeliste"/>
        <w:numPr>
          <w:ilvl w:val="0"/>
          <w:numId w:val="30"/>
        </w:numPr>
        <w:jc w:val="both"/>
        <w:rPr>
          <w:rFonts w:eastAsiaTheme="minorEastAsia"/>
          <w:lang w:val="en-US"/>
        </w:rPr>
      </w:pPr>
      <w:r w:rsidRPr="00327E8C">
        <w:rPr>
          <w:lang w:val="en-US"/>
        </w:rPr>
        <w:t xml:space="preserve">If however the name appears as under international sanctions, </w:t>
      </w:r>
      <w:r w:rsidR="00900059" w:rsidRPr="00327E8C">
        <w:rPr>
          <w:lang w:val="en-US"/>
        </w:rPr>
        <w:t>i.e.</w:t>
      </w:r>
      <w:r w:rsidR="08392431" w:rsidRPr="00327E8C">
        <w:rPr>
          <w:lang w:val="en-US"/>
        </w:rPr>
        <w:t xml:space="preserve"> </w:t>
      </w:r>
      <w:r w:rsidRPr="00327E8C">
        <w:rPr>
          <w:lang w:val="en-US"/>
        </w:rPr>
        <w:t xml:space="preserve">“search result = red = high risk”, the contracting process has to be suspended. The Deputy Executive Director (DED) is automatically informed through </w:t>
      </w:r>
      <w:r w:rsidR="00A17CB8">
        <w:rPr>
          <w:lang w:val="en-US"/>
        </w:rPr>
        <w:t xml:space="preserve">the </w:t>
      </w:r>
      <w:r w:rsidRPr="00327E8C">
        <w:rPr>
          <w:lang w:val="en-US"/>
        </w:rPr>
        <w:t>Exiger system</w:t>
      </w:r>
      <w:r w:rsidR="4EAC4938" w:rsidRPr="00327E8C">
        <w:rPr>
          <w:lang w:val="en-US"/>
        </w:rPr>
        <w:t>.</w:t>
      </w:r>
      <w:r w:rsidRPr="00327E8C">
        <w:rPr>
          <w:lang w:val="en-US"/>
        </w:rPr>
        <w:t xml:space="preserve"> Given the nature of HD work, a “high risk” does not mean systematically that HD cannot go ahead with that third party relationship; therefore, in case of a “high risk” search result, the DED will contact the relevant Project Manager and/or Regional Director to discuss if and how to proceed, bearing in mind that no financial support can be provided directly or indirectly to that “high risk” third party.</w:t>
      </w:r>
    </w:p>
    <w:p w14:paraId="39F0DFEC" w14:textId="6F0762C1" w:rsidR="000D2424" w:rsidRPr="00327E8C" w:rsidRDefault="679ABC8B" w:rsidP="47B38A96">
      <w:pPr>
        <w:jc w:val="both"/>
        <w:rPr>
          <w:lang w:val="en-US"/>
        </w:rPr>
      </w:pPr>
      <w:r w:rsidRPr="00327E8C">
        <w:rPr>
          <w:lang w:val="en-US"/>
        </w:rPr>
        <w:t>S</w:t>
      </w:r>
      <w:r w:rsidR="44DA9DB5" w:rsidRPr="00327E8C">
        <w:rPr>
          <w:lang w:val="en-US"/>
        </w:rPr>
        <w:t xml:space="preserve">earches are to be conducted for all individuals or organizations whose nationality is directly linked to a specific project; for example, in the case of Libya, searches would be conducted for Libyan nationals and organizations, as well as nationals and organizations from </w:t>
      </w:r>
      <w:r w:rsidR="012C112D" w:rsidRPr="00327E8C">
        <w:rPr>
          <w:lang w:val="en-US"/>
        </w:rPr>
        <w:t>neighboring</w:t>
      </w:r>
      <w:r w:rsidR="44DA9DB5" w:rsidRPr="00327E8C">
        <w:rPr>
          <w:lang w:val="en-US"/>
        </w:rPr>
        <w:t xml:space="preserve"> countries (Tunisia, Egypt, and Algeria). </w:t>
      </w:r>
    </w:p>
    <w:p w14:paraId="7E798E46" w14:textId="2DC120CC" w:rsidR="000D2424" w:rsidRPr="00327E8C" w:rsidRDefault="6DCDF7B0" w:rsidP="009E7B70">
      <w:pPr>
        <w:pStyle w:val="Paragraphedeliste"/>
        <w:numPr>
          <w:ilvl w:val="1"/>
          <w:numId w:val="33"/>
        </w:numPr>
        <w:outlineLvl w:val="1"/>
        <w:rPr>
          <w:rFonts w:eastAsiaTheme="minorEastAsia"/>
          <w:b/>
          <w:bCs/>
          <w:color w:val="000000" w:themeColor="text1"/>
          <w:lang w:val="en-US"/>
        </w:rPr>
      </w:pPr>
      <w:bookmarkStart w:id="84" w:name="_Toc65674272"/>
      <w:r w:rsidRPr="00327E8C">
        <w:rPr>
          <w:b/>
          <w:bCs/>
          <w:lang w:val="en-US"/>
        </w:rPr>
        <w:t>Mission ToR / Security guidelines</w:t>
      </w:r>
      <w:bookmarkEnd w:id="84"/>
    </w:p>
    <w:p w14:paraId="5A1CBDC8" w14:textId="02FEC331" w:rsidR="65555741" w:rsidRPr="00327E8C" w:rsidRDefault="0A36F379" w:rsidP="372AA2E6">
      <w:pPr>
        <w:jc w:val="both"/>
        <w:rPr>
          <w:lang w:val="en-US"/>
        </w:rPr>
      </w:pPr>
      <w:r w:rsidRPr="684E269A">
        <w:rPr>
          <w:lang w:val="en-US"/>
        </w:rPr>
        <w:t xml:space="preserve">Before undertaking </w:t>
      </w:r>
      <w:r w:rsidR="532C4091" w:rsidRPr="684E269A">
        <w:rPr>
          <w:lang w:val="en-US"/>
        </w:rPr>
        <w:t xml:space="preserve">a </w:t>
      </w:r>
      <w:r w:rsidRPr="684E269A">
        <w:rPr>
          <w:lang w:val="en-US"/>
        </w:rPr>
        <w:t xml:space="preserve">travel to high risk countries, the traveler must fill in the </w:t>
      </w:r>
      <w:commentRangeStart w:id="85"/>
      <w:r w:rsidRPr="684E269A">
        <w:rPr>
          <w:lang w:val="en-US"/>
        </w:rPr>
        <w:t>mission ToR</w:t>
      </w:r>
      <w:r w:rsidR="6BA787CF" w:rsidRPr="684E269A">
        <w:rPr>
          <w:lang w:val="en-US"/>
        </w:rPr>
        <w:t xml:space="preserve"> </w:t>
      </w:r>
      <w:commentRangeEnd w:id="85"/>
      <w:r w:rsidR="00C0233F">
        <w:rPr>
          <w:rStyle w:val="Marquedecommentaire"/>
        </w:rPr>
        <w:commentReference w:id="85"/>
      </w:r>
      <w:r w:rsidR="6BA787CF" w:rsidRPr="684E269A">
        <w:rPr>
          <w:lang w:val="en-US"/>
        </w:rPr>
        <w:t>(in addition to the TA)</w:t>
      </w:r>
      <w:r w:rsidRPr="684E269A">
        <w:rPr>
          <w:lang w:val="en-US"/>
        </w:rPr>
        <w:t xml:space="preserve"> and s</w:t>
      </w:r>
      <w:r w:rsidR="672C6706" w:rsidRPr="684E269A">
        <w:rPr>
          <w:lang w:val="en-US"/>
        </w:rPr>
        <w:t xml:space="preserve">ubmit it for approval to the relevant persons as indicated in the Security guidelines </w:t>
      </w:r>
      <w:r w:rsidR="72043454" w:rsidRPr="684E269A">
        <w:rPr>
          <w:lang w:val="en-US"/>
        </w:rPr>
        <w:t xml:space="preserve">of the respective country. The </w:t>
      </w:r>
      <w:commentRangeStart w:id="86"/>
      <w:r w:rsidR="72043454" w:rsidRPr="684E269A">
        <w:rPr>
          <w:lang w:val="en-US"/>
        </w:rPr>
        <w:t xml:space="preserve">Security guidelines </w:t>
      </w:r>
      <w:commentRangeEnd w:id="86"/>
      <w:r w:rsidR="00C0233F">
        <w:rPr>
          <w:rStyle w:val="Marquedecommentaire"/>
        </w:rPr>
        <w:commentReference w:id="86"/>
      </w:r>
      <w:r w:rsidR="72043454" w:rsidRPr="684E269A">
        <w:rPr>
          <w:lang w:val="en-US"/>
        </w:rPr>
        <w:t>are reviewed by the project teams twice a year and submitted to the Deputy Executive Director.</w:t>
      </w:r>
    </w:p>
    <w:p w14:paraId="275D9525" w14:textId="5F46A30C" w:rsidR="7345F253" w:rsidRPr="00327E8C" w:rsidRDefault="7345F253" w:rsidP="372AA2E6">
      <w:pPr>
        <w:jc w:val="both"/>
        <w:rPr>
          <w:lang w:val="en-US"/>
        </w:rPr>
      </w:pPr>
      <w:r w:rsidRPr="00327E8C">
        <w:rPr>
          <w:lang w:val="en-US"/>
        </w:rPr>
        <w:t xml:space="preserve">The information provided in the mission ToR will be used by the </w:t>
      </w:r>
      <w:r w:rsidR="00C159E5">
        <w:rPr>
          <w:lang w:val="en-US"/>
        </w:rPr>
        <w:t>logistics coordinator</w:t>
      </w:r>
      <w:r w:rsidRPr="00327E8C">
        <w:rPr>
          <w:lang w:val="en-US"/>
        </w:rPr>
        <w:t xml:space="preserve"> to activate the i</w:t>
      </w:r>
      <w:r w:rsidR="79AC78CF" w:rsidRPr="00327E8C">
        <w:rPr>
          <w:lang w:val="en-US"/>
        </w:rPr>
        <w:t>nsurance coverage.</w:t>
      </w:r>
    </w:p>
    <w:p w14:paraId="3A6CA62E" w14:textId="40FE7E7C" w:rsidR="000D2424" w:rsidRPr="00327E8C" w:rsidRDefault="751D4FA5" w:rsidP="009E7B70">
      <w:pPr>
        <w:pStyle w:val="Paragraphedeliste"/>
        <w:numPr>
          <w:ilvl w:val="1"/>
          <w:numId w:val="33"/>
        </w:numPr>
        <w:jc w:val="both"/>
        <w:outlineLvl w:val="1"/>
        <w:rPr>
          <w:b/>
          <w:bCs/>
          <w:color w:val="000000" w:themeColor="text1"/>
          <w:lang w:val="en-US"/>
        </w:rPr>
      </w:pPr>
      <w:bookmarkStart w:id="87" w:name="_Toc65674273"/>
      <w:r w:rsidRPr="00327E8C">
        <w:rPr>
          <w:b/>
          <w:bCs/>
          <w:lang w:val="en-US"/>
        </w:rPr>
        <w:t>International assistance</w:t>
      </w:r>
      <w:r w:rsidR="59C18407" w:rsidRPr="00327E8C">
        <w:rPr>
          <w:b/>
          <w:bCs/>
          <w:lang w:val="en-US"/>
        </w:rPr>
        <w:t xml:space="preserve"> – </w:t>
      </w:r>
      <w:r w:rsidRPr="00327E8C">
        <w:rPr>
          <w:b/>
          <w:bCs/>
          <w:lang w:val="en-US"/>
        </w:rPr>
        <w:t>TS</w:t>
      </w:r>
      <w:r w:rsidR="4C90BF70" w:rsidRPr="00327E8C">
        <w:rPr>
          <w:b/>
          <w:bCs/>
          <w:lang w:val="en-US"/>
        </w:rPr>
        <w:t>M</w:t>
      </w:r>
      <w:bookmarkEnd w:id="87"/>
    </w:p>
    <w:p w14:paraId="7A852E0D" w14:textId="36E42332" w:rsidR="1F4D3440" w:rsidRPr="00327E8C" w:rsidRDefault="0CF56C38" w:rsidP="009E7B70">
      <w:pPr>
        <w:pStyle w:val="Paragraphedeliste"/>
        <w:numPr>
          <w:ilvl w:val="0"/>
          <w:numId w:val="11"/>
        </w:numPr>
        <w:jc w:val="both"/>
        <w:rPr>
          <w:rFonts w:eastAsiaTheme="minorEastAsia"/>
          <w:b/>
          <w:bCs/>
          <w:lang w:val="en-US"/>
        </w:rPr>
      </w:pPr>
      <w:r w:rsidRPr="00327E8C">
        <w:rPr>
          <w:b/>
          <w:bCs/>
          <w:lang w:val="en-US"/>
        </w:rPr>
        <w:t>Medical/Security assistance and evacuation/repatriation</w:t>
      </w:r>
    </w:p>
    <w:p w14:paraId="2D5C7F15" w14:textId="2F708C0A" w:rsidR="1F4D3440" w:rsidRPr="00327E8C" w:rsidRDefault="1F4D3440" w:rsidP="09879028">
      <w:pPr>
        <w:jc w:val="both"/>
        <w:rPr>
          <w:lang w:val="en-US"/>
        </w:rPr>
      </w:pPr>
      <w:r w:rsidRPr="00327E8C">
        <w:rPr>
          <w:lang w:val="en-US"/>
        </w:rPr>
        <w:t>All staff and consultants benefit from TSM international assistance during their professional travels</w:t>
      </w:r>
      <w:r w:rsidR="12980DFA" w:rsidRPr="00327E8C">
        <w:rPr>
          <w:lang w:val="en-US"/>
        </w:rPr>
        <w:t xml:space="preserve"> to:</w:t>
      </w:r>
    </w:p>
    <w:p w14:paraId="33673D8A" w14:textId="723F0CF6" w:rsidR="1F4D3440" w:rsidRPr="00327E8C" w:rsidRDefault="1F4D3440" w:rsidP="009E7B70">
      <w:pPr>
        <w:pStyle w:val="Paragraphedeliste"/>
        <w:numPr>
          <w:ilvl w:val="0"/>
          <w:numId w:val="27"/>
        </w:numPr>
        <w:jc w:val="both"/>
        <w:rPr>
          <w:rFonts w:eastAsiaTheme="minorEastAsia"/>
          <w:lang w:val="en-US"/>
        </w:rPr>
      </w:pPr>
      <w:r w:rsidRPr="00327E8C">
        <w:rPr>
          <w:lang w:val="en-US"/>
        </w:rPr>
        <w:t>Get advice from an assistance advisor;</w:t>
      </w:r>
    </w:p>
    <w:p w14:paraId="69A4EF9A" w14:textId="062440E9" w:rsidR="1F4D3440" w:rsidRPr="00327E8C" w:rsidRDefault="1F4D3440" w:rsidP="009E7B70">
      <w:pPr>
        <w:pStyle w:val="Paragraphedeliste"/>
        <w:numPr>
          <w:ilvl w:val="0"/>
          <w:numId w:val="27"/>
        </w:numPr>
        <w:jc w:val="both"/>
        <w:rPr>
          <w:rFonts w:eastAsiaTheme="minorEastAsia"/>
          <w:lang w:val="en-US"/>
        </w:rPr>
      </w:pPr>
      <w:r w:rsidRPr="00327E8C">
        <w:rPr>
          <w:lang w:val="en-US"/>
        </w:rPr>
        <w:t xml:space="preserve">Obtain medical recommendations and security advice about </w:t>
      </w:r>
      <w:r w:rsidR="740C8229" w:rsidRPr="00327E8C">
        <w:rPr>
          <w:lang w:val="en-US"/>
        </w:rPr>
        <w:t xml:space="preserve">a </w:t>
      </w:r>
      <w:r w:rsidRPr="00327E8C">
        <w:rPr>
          <w:lang w:val="en-US"/>
        </w:rPr>
        <w:t>destination;</w:t>
      </w:r>
    </w:p>
    <w:p w14:paraId="79CCB2DF" w14:textId="7CCAF5EE" w:rsidR="1F4D3440" w:rsidRPr="00327E8C" w:rsidRDefault="1F4D3440" w:rsidP="009E7B70">
      <w:pPr>
        <w:pStyle w:val="Paragraphedeliste"/>
        <w:numPr>
          <w:ilvl w:val="0"/>
          <w:numId w:val="27"/>
        </w:numPr>
        <w:jc w:val="both"/>
        <w:rPr>
          <w:rFonts w:eastAsiaTheme="minorEastAsia"/>
          <w:lang w:val="en-US"/>
        </w:rPr>
      </w:pPr>
      <w:r w:rsidRPr="00327E8C">
        <w:rPr>
          <w:lang w:val="en-US"/>
        </w:rPr>
        <w:t>Monitor medical and security alert information in real time;</w:t>
      </w:r>
    </w:p>
    <w:p w14:paraId="4F124A01" w14:textId="21BD3E03" w:rsidR="1F4D3440" w:rsidRPr="00327E8C" w:rsidRDefault="1F4D3440" w:rsidP="009E7B70">
      <w:pPr>
        <w:pStyle w:val="Paragraphedeliste"/>
        <w:numPr>
          <w:ilvl w:val="0"/>
          <w:numId w:val="27"/>
        </w:numPr>
        <w:jc w:val="both"/>
        <w:rPr>
          <w:rFonts w:eastAsiaTheme="minorEastAsia"/>
          <w:lang w:val="en-US"/>
        </w:rPr>
      </w:pPr>
      <w:r w:rsidRPr="00327E8C">
        <w:rPr>
          <w:lang w:val="en-US"/>
        </w:rPr>
        <w:t>Cover medical emergency expenses;</w:t>
      </w:r>
    </w:p>
    <w:p w14:paraId="601D8CDF" w14:textId="77EF581D" w:rsidR="1F4D3440" w:rsidRPr="00327E8C" w:rsidRDefault="1F4D3440" w:rsidP="009E7B70">
      <w:pPr>
        <w:pStyle w:val="Paragraphedeliste"/>
        <w:numPr>
          <w:ilvl w:val="0"/>
          <w:numId w:val="27"/>
        </w:numPr>
        <w:jc w:val="both"/>
        <w:rPr>
          <w:rFonts w:eastAsiaTheme="minorEastAsia"/>
          <w:lang w:val="en-US"/>
        </w:rPr>
      </w:pPr>
      <w:r w:rsidRPr="00327E8C">
        <w:rPr>
          <w:lang w:val="en-US"/>
        </w:rPr>
        <w:t>Evacuation assistance.</w:t>
      </w:r>
    </w:p>
    <w:p w14:paraId="68D6DA8F" w14:textId="288E929E" w:rsidR="62473509" w:rsidRPr="00327E8C" w:rsidRDefault="62473509" w:rsidP="47B38A96">
      <w:pPr>
        <w:jc w:val="both"/>
        <w:rPr>
          <w:lang w:val="en-US"/>
        </w:rPr>
      </w:pPr>
      <w:r w:rsidRPr="00327E8C">
        <w:rPr>
          <w:lang w:val="en-US"/>
        </w:rPr>
        <w:t xml:space="preserve">In case of any issue, </w:t>
      </w:r>
      <w:r w:rsidR="210D8B76" w:rsidRPr="00327E8C">
        <w:rPr>
          <w:lang w:val="en-US"/>
        </w:rPr>
        <w:t>the traveler can contact</w:t>
      </w:r>
      <w:r w:rsidR="61404DBA" w:rsidRPr="00327E8C">
        <w:rPr>
          <w:lang w:val="en-US"/>
        </w:rPr>
        <w:t xml:space="preserve"> </w:t>
      </w:r>
      <w:r w:rsidRPr="00327E8C">
        <w:rPr>
          <w:lang w:val="en-US"/>
        </w:rPr>
        <w:t xml:space="preserve">TSM directly, at the below number, provide them with </w:t>
      </w:r>
      <w:r w:rsidR="042EB447" w:rsidRPr="00327E8C">
        <w:rPr>
          <w:lang w:val="en-US"/>
        </w:rPr>
        <w:t>H</w:t>
      </w:r>
      <w:r w:rsidR="042EB447" w:rsidRPr="00327E8C">
        <w:rPr>
          <w:b/>
          <w:bCs/>
          <w:lang w:val="en-US"/>
        </w:rPr>
        <w:t>D</w:t>
      </w:r>
      <w:r w:rsidRPr="00327E8C">
        <w:rPr>
          <w:b/>
          <w:bCs/>
          <w:lang w:val="en-US"/>
        </w:rPr>
        <w:t xml:space="preserve"> policy number 20 00 310</w:t>
      </w:r>
      <w:r w:rsidR="2218FAF7" w:rsidRPr="00327E8C">
        <w:rPr>
          <w:lang w:val="en-US"/>
        </w:rPr>
        <w:t xml:space="preserve"> and mention that s</w:t>
      </w:r>
      <w:r w:rsidR="7B82B05B" w:rsidRPr="00327E8C">
        <w:rPr>
          <w:lang w:val="en-US"/>
        </w:rPr>
        <w:t>/</w:t>
      </w:r>
      <w:r w:rsidR="2218FAF7" w:rsidRPr="00327E8C">
        <w:rPr>
          <w:lang w:val="en-US"/>
        </w:rPr>
        <w:t>he works for HD.</w:t>
      </w:r>
    </w:p>
    <w:p w14:paraId="7569C3E4" w14:textId="02AA4C18" w:rsidR="00D0494A" w:rsidRPr="00327E8C" w:rsidRDefault="11EDDEAC" w:rsidP="47B38A96">
      <w:pPr>
        <w:jc w:val="both"/>
        <w:rPr>
          <w:lang w:val="en-US"/>
        </w:rPr>
      </w:pPr>
      <w:r w:rsidRPr="00327E8C">
        <w:rPr>
          <w:lang w:val="en-US"/>
        </w:rPr>
        <w:t>HD</w:t>
      </w:r>
      <w:r w:rsidR="62473509" w:rsidRPr="00327E8C">
        <w:rPr>
          <w:lang w:val="en-US"/>
        </w:rPr>
        <w:t xml:space="preserve"> contract is made under the name of our insurance broker, </w:t>
      </w:r>
      <w:r w:rsidR="62473509" w:rsidRPr="00327E8C">
        <w:rPr>
          <w:i/>
          <w:iCs/>
          <w:lang w:val="en-US"/>
        </w:rPr>
        <w:t>CBI</w:t>
      </w:r>
      <w:r w:rsidR="4E9D5976" w:rsidRPr="00327E8C">
        <w:rPr>
          <w:lang w:val="en-US"/>
        </w:rPr>
        <w:t>.</w:t>
      </w:r>
    </w:p>
    <w:p w14:paraId="57D6130F" w14:textId="2BD203A0" w:rsidR="1081667A" w:rsidRPr="00327E8C" w:rsidRDefault="1081667A" w:rsidP="47B38A96">
      <w:pPr>
        <w:spacing w:after="0"/>
        <w:jc w:val="center"/>
        <w:rPr>
          <w:b/>
          <w:bCs/>
          <w:lang w:val="en-US"/>
        </w:rPr>
      </w:pPr>
      <w:r w:rsidRPr="00327E8C">
        <w:rPr>
          <w:b/>
          <w:bCs/>
          <w:lang w:val="en-US"/>
        </w:rPr>
        <w:t>The number +41 (0)22 819 44 66 is available 7/7 and 24/24</w:t>
      </w:r>
    </w:p>
    <w:p w14:paraId="168CAEA4" w14:textId="2678F9DF" w:rsidR="1081667A" w:rsidRPr="00D5244C" w:rsidRDefault="1081667A" w:rsidP="47B38A96">
      <w:pPr>
        <w:spacing w:after="0"/>
        <w:jc w:val="center"/>
        <w:rPr>
          <w:b/>
          <w:bCs/>
        </w:rPr>
      </w:pPr>
      <w:r w:rsidRPr="00D5244C">
        <w:rPr>
          <w:b/>
          <w:bCs/>
        </w:rPr>
        <w:t>TSM Insurance Company</w:t>
      </w:r>
    </w:p>
    <w:p w14:paraId="5FE23A0D" w14:textId="5BAE9AD9" w:rsidR="1081667A" w:rsidRPr="00D5244C" w:rsidRDefault="1081667A" w:rsidP="47B38A96">
      <w:pPr>
        <w:spacing w:after="0"/>
        <w:jc w:val="center"/>
        <w:rPr>
          <w:b/>
          <w:bCs/>
        </w:rPr>
      </w:pPr>
      <w:r w:rsidRPr="00D5244C">
        <w:rPr>
          <w:b/>
          <w:bCs/>
        </w:rPr>
        <w:t>Cours de Rive 2</w:t>
      </w:r>
    </w:p>
    <w:p w14:paraId="46AE4C8F" w14:textId="67920651" w:rsidR="1081667A" w:rsidRPr="00D5244C" w:rsidRDefault="1081667A" w:rsidP="47B38A96">
      <w:pPr>
        <w:spacing w:after="0"/>
        <w:jc w:val="center"/>
        <w:rPr>
          <w:b/>
          <w:bCs/>
        </w:rPr>
      </w:pPr>
      <w:r w:rsidRPr="00D5244C">
        <w:rPr>
          <w:b/>
          <w:bCs/>
        </w:rPr>
        <w:t>1204 Genève</w:t>
      </w:r>
    </w:p>
    <w:p w14:paraId="2A7CCE3F" w14:textId="1BE5DE5A" w:rsidR="1081667A" w:rsidRPr="00D5244C" w:rsidRDefault="1081667A" w:rsidP="47B38A96">
      <w:pPr>
        <w:spacing w:after="0"/>
        <w:jc w:val="center"/>
        <w:rPr>
          <w:b/>
          <w:bCs/>
        </w:rPr>
      </w:pPr>
      <w:r w:rsidRPr="00D5244C">
        <w:rPr>
          <w:b/>
          <w:bCs/>
        </w:rPr>
        <w:t>Phone : +41 22 891 44 66</w:t>
      </w:r>
    </w:p>
    <w:p w14:paraId="1987C91C" w14:textId="34A0CF79" w:rsidR="1081667A" w:rsidRPr="00D5244C" w:rsidRDefault="1081667A" w:rsidP="47B38A96">
      <w:pPr>
        <w:spacing w:after="0"/>
        <w:jc w:val="center"/>
        <w:rPr>
          <w:b/>
          <w:bCs/>
        </w:rPr>
      </w:pPr>
      <w:r w:rsidRPr="00D5244C">
        <w:rPr>
          <w:b/>
          <w:bCs/>
        </w:rPr>
        <w:t>Fax : +41 819 44 99</w:t>
      </w:r>
    </w:p>
    <w:p w14:paraId="74CEA4CD" w14:textId="2250D0B7" w:rsidR="1081667A" w:rsidRPr="00D5244C" w:rsidRDefault="1081667A" w:rsidP="47B38A96">
      <w:pPr>
        <w:spacing w:after="0"/>
        <w:jc w:val="center"/>
        <w:rPr>
          <w:b/>
          <w:bCs/>
        </w:rPr>
      </w:pPr>
      <w:r w:rsidRPr="00D5244C">
        <w:rPr>
          <w:b/>
          <w:bCs/>
        </w:rPr>
        <w:t>E-Mail : operations@tsm-assistance.com</w:t>
      </w:r>
    </w:p>
    <w:p w14:paraId="3495B641" w14:textId="0DF5F424" w:rsidR="372AA2E6" w:rsidRPr="00D5244C" w:rsidRDefault="372AA2E6" w:rsidP="00B260E7">
      <w:pPr>
        <w:pStyle w:val="Titre3"/>
        <w:rPr>
          <w:rFonts w:ascii="Calibri" w:eastAsia="Calibri" w:hAnsi="Calibri" w:cs="Calibri"/>
        </w:rPr>
      </w:pPr>
    </w:p>
    <w:p w14:paraId="4932FE08" w14:textId="444844CF" w:rsidR="00B260E7" w:rsidRPr="00327E8C" w:rsidRDefault="30CB2B1D" w:rsidP="00FA55C9">
      <w:pPr>
        <w:rPr>
          <w:b/>
          <w:bCs/>
          <w:lang w:val="en-US"/>
        </w:rPr>
      </w:pPr>
      <w:r w:rsidRPr="00327E8C">
        <w:rPr>
          <w:b/>
          <w:bCs/>
          <w:lang w:val="en-US"/>
        </w:rPr>
        <w:t>3.3.1 TSM certificates for visa applications</w:t>
      </w:r>
    </w:p>
    <w:p w14:paraId="47E98218" w14:textId="0A3F662F" w:rsidR="372AA2E6" w:rsidRPr="00327E8C" w:rsidRDefault="2D1E2712" w:rsidP="7BFD7002">
      <w:pPr>
        <w:jc w:val="both"/>
        <w:rPr>
          <w:lang w:val="en-US"/>
        </w:rPr>
      </w:pPr>
      <w:r w:rsidRPr="00327E8C">
        <w:rPr>
          <w:lang w:val="en-US"/>
        </w:rPr>
        <w:t>TSM delivers, through our broker CBI</w:t>
      </w:r>
      <w:r w:rsidR="3D393A2F" w:rsidRPr="00327E8C">
        <w:rPr>
          <w:lang w:val="en-US"/>
        </w:rPr>
        <w:t xml:space="preserve"> in Geneva</w:t>
      </w:r>
      <w:r w:rsidRPr="00327E8C">
        <w:rPr>
          <w:lang w:val="en-US"/>
        </w:rPr>
        <w:t>, insurance certificates</w:t>
      </w:r>
      <w:r w:rsidR="47F1FF97" w:rsidRPr="00327E8C">
        <w:rPr>
          <w:lang w:val="en-US"/>
        </w:rPr>
        <w:t xml:space="preserve"> for visa applications for HD staff, consultants or guests. The requests are sent </w:t>
      </w:r>
      <w:r w:rsidR="3458C2F9" w:rsidRPr="00327E8C">
        <w:rPr>
          <w:lang w:val="en-US"/>
        </w:rPr>
        <w:t>to CBI</w:t>
      </w:r>
      <w:r w:rsidR="25E98BD7" w:rsidRPr="00327E8C">
        <w:rPr>
          <w:lang w:val="en-US"/>
        </w:rPr>
        <w:t xml:space="preserve"> by email</w:t>
      </w:r>
      <w:r w:rsidR="00909B0A" w:rsidRPr="00327E8C">
        <w:rPr>
          <w:lang w:val="en-US"/>
        </w:rPr>
        <w:t xml:space="preserve"> (</w:t>
      </w:r>
      <w:r w:rsidR="00909B0A" w:rsidRPr="00327E8C">
        <w:rPr>
          <w:b/>
          <w:bCs/>
          <w:lang w:val="en-US"/>
        </w:rPr>
        <w:t>attestations@cbi.ch</w:t>
      </w:r>
      <w:r w:rsidR="00909B0A" w:rsidRPr="00327E8C">
        <w:rPr>
          <w:lang w:val="en-US"/>
        </w:rPr>
        <w:t>)</w:t>
      </w:r>
      <w:r w:rsidR="3458C2F9" w:rsidRPr="00327E8C">
        <w:rPr>
          <w:lang w:val="en-US"/>
        </w:rPr>
        <w:t xml:space="preserve"> </w:t>
      </w:r>
      <w:r w:rsidR="47F1FF97" w:rsidRPr="00327E8C">
        <w:rPr>
          <w:lang w:val="en-US"/>
        </w:rPr>
        <w:t>using an excel file</w:t>
      </w:r>
      <w:r w:rsidR="1BA19C8C" w:rsidRPr="00327E8C">
        <w:rPr>
          <w:lang w:val="en-US"/>
        </w:rPr>
        <w:t xml:space="preserve"> </w:t>
      </w:r>
      <w:r w:rsidR="00C0233F">
        <w:rPr>
          <w:lang w:val="en-US"/>
        </w:rPr>
        <w:t>available under</w:t>
      </w:r>
      <w:r w:rsidR="1077C6B1" w:rsidRPr="00327E8C">
        <w:rPr>
          <w:lang w:val="en-US"/>
        </w:rPr>
        <w:t xml:space="preserve"> </w:t>
      </w:r>
      <w:r w:rsidR="1BA19C8C" w:rsidRPr="00327E8C">
        <w:rPr>
          <w:lang w:val="en-US"/>
        </w:rPr>
        <w:t>–</w:t>
      </w:r>
      <w:r w:rsidR="4B1548BD" w:rsidRPr="00327E8C">
        <w:rPr>
          <w:rStyle w:val="Lienhypertexte"/>
          <w:color w:val="FF0000"/>
          <w:lang w:val="en-US"/>
        </w:rPr>
        <w:t>I:\Admin\LOGISTICS\INSURANCE CERTIFICATES RECORD CBI\Insurance 2020</w:t>
      </w:r>
      <w:r w:rsidR="237DA1A6" w:rsidRPr="00327E8C">
        <w:rPr>
          <w:color w:val="FF0000"/>
          <w:lang w:val="en-US"/>
        </w:rPr>
        <w:t xml:space="preserve"> </w:t>
      </w:r>
    </w:p>
    <w:p w14:paraId="5BBF3615" w14:textId="6E84B710" w:rsidR="237DA1A6" w:rsidRPr="00327E8C" w:rsidRDefault="237DA1A6" w:rsidP="7BFD7002">
      <w:pPr>
        <w:jc w:val="both"/>
        <w:rPr>
          <w:lang w:val="en-US"/>
        </w:rPr>
      </w:pPr>
      <w:r w:rsidRPr="00327E8C">
        <w:rPr>
          <w:lang w:val="en-US"/>
        </w:rPr>
        <w:t xml:space="preserve">For </w:t>
      </w:r>
      <w:r w:rsidRPr="00327E8C">
        <w:rPr>
          <w:b/>
          <w:bCs/>
          <w:lang w:val="en-US"/>
        </w:rPr>
        <w:t>guests</w:t>
      </w:r>
      <w:r w:rsidRPr="00327E8C">
        <w:rPr>
          <w:lang w:val="en-US"/>
        </w:rPr>
        <w:t xml:space="preserve">, please select </w:t>
      </w:r>
      <w:r w:rsidRPr="00327E8C">
        <w:rPr>
          <w:b/>
          <w:bCs/>
          <w:lang w:val="en-US"/>
        </w:rPr>
        <w:t>TSM Plan 1</w:t>
      </w:r>
      <w:r w:rsidRPr="00327E8C">
        <w:rPr>
          <w:lang w:val="en-US"/>
        </w:rPr>
        <w:t xml:space="preserve">, for </w:t>
      </w:r>
      <w:r w:rsidRPr="00327E8C">
        <w:rPr>
          <w:b/>
          <w:bCs/>
          <w:lang w:val="en-US"/>
        </w:rPr>
        <w:t>staff/consultants TSM Plan 3.</w:t>
      </w:r>
    </w:p>
    <w:p w14:paraId="3CB26946" w14:textId="51311E4A" w:rsidR="14D6BA4D" w:rsidRPr="00327E8C" w:rsidRDefault="14D6BA4D" w:rsidP="7BFD7002">
      <w:pPr>
        <w:jc w:val="both"/>
        <w:rPr>
          <w:lang w:val="en-US"/>
        </w:rPr>
      </w:pPr>
      <w:r w:rsidRPr="00327E8C">
        <w:rPr>
          <w:lang w:val="en-US"/>
        </w:rPr>
        <w:t>Certificates are delivered within 24h.</w:t>
      </w:r>
      <w:r w:rsidR="68C6488F" w:rsidRPr="00327E8C">
        <w:rPr>
          <w:lang w:val="en-US"/>
        </w:rPr>
        <w:t xml:space="preserve"> CBI invoices the costs on a quarterly basis.</w:t>
      </w:r>
      <w:r w:rsidR="175E1392" w:rsidRPr="00327E8C">
        <w:rPr>
          <w:lang w:val="en-US"/>
        </w:rPr>
        <w:t xml:space="preserve"> The </w:t>
      </w:r>
      <w:r w:rsidR="00C159E5">
        <w:rPr>
          <w:lang w:val="en-US"/>
        </w:rPr>
        <w:t>logistics coordinator</w:t>
      </w:r>
      <w:r w:rsidR="175E1392" w:rsidRPr="00327E8C">
        <w:rPr>
          <w:lang w:val="en-US"/>
        </w:rPr>
        <w:t xml:space="preserve"> shall check the information is accurate</w:t>
      </w:r>
      <w:r w:rsidR="11EA0536" w:rsidRPr="00327E8C">
        <w:rPr>
          <w:lang w:val="en-US"/>
        </w:rPr>
        <w:t>, h/she will</w:t>
      </w:r>
      <w:r w:rsidR="175E1392" w:rsidRPr="00327E8C">
        <w:rPr>
          <w:lang w:val="en-US"/>
        </w:rPr>
        <w:t xml:space="preserve"> confirm the project </w:t>
      </w:r>
      <w:r w:rsidR="303DC01E" w:rsidRPr="00327E8C">
        <w:rPr>
          <w:lang w:val="en-US"/>
        </w:rPr>
        <w:t>and fund codes</w:t>
      </w:r>
      <w:r w:rsidR="6D9DA1F0" w:rsidRPr="00327E8C">
        <w:rPr>
          <w:lang w:val="en-US"/>
        </w:rPr>
        <w:t xml:space="preserve"> and get the PM’s approval before forwarding the invoice to finance for payment.</w:t>
      </w:r>
    </w:p>
    <w:p w14:paraId="6FAACC30" w14:textId="774EC47C" w:rsidR="3F6D7F2C" w:rsidRPr="00327E8C" w:rsidRDefault="3F6D7F2C" w:rsidP="008E7B27">
      <w:pPr>
        <w:jc w:val="both"/>
        <w:rPr>
          <w:lang w:val="en-US"/>
        </w:rPr>
      </w:pPr>
      <w:r w:rsidRPr="00327E8C">
        <w:rPr>
          <w:lang w:val="en-US"/>
        </w:rPr>
        <w:t xml:space="preserve">Local </w:t>
      </w:r>
      <w:r w:rsidR="008E7B27" w:rsidRPr="00327E8C">
        <w:rPr>
          <w:lang w:val="en-US"/>
        </w:rPr>
        <w:t xml:space="preserve">travel </w:t>
      </w:r>
      <w:r w:rsidRPr="00327E8C">
        <w:rPr>
          <w:lang w:val="en-US"/>
        </w:rPr>
        <w:t xml:space="preserve">agencies may be able to </w:t>
      </w:r>
      <w:r w:rsidR="09EAF020" w:rsidRPr="00327E8C">
        <w:rPr>
          <w:lang w:val="en-US"/>
        </w:rPr>
        <w:t xml:space="preserve">issue </w:t>
      </w:r>
      <w:r w:rsidRPr="00327E8C">
        <w:rPr>
          <w:lang w:val="en-US"/>
        </w:rPr>
        <w:t>travel insurances</w:t>
      </w:r>
      <w:r w:rsidR="548CB7E2" w:rsidRPr="00327E8C">
        <w:rPr>
          <w:lang w:val="en-US"/>
        </w:rPr>
        <w:t xml:space="preserve"> at a cheaper rate than the Swiss insurance company</w:t>
      </w:r>
      <w:r w:rsidRPr="00327E8C">
        <w:rPr>
          <w:lang w:val="en-US"/>
        </w:rPr>
        <w:t xml:space="preserve">. If </w:t>
      </w:r>
      <w:r w:rsidR="008E7B27" w:rsidRPr="00327E8C">
        <w:rPr>
          <w:lang w:val="en-US"/>
        </w:rPr>
        <w:t>the insurance covers a period over 2 financial years (</w:t>
      </w:r>
      <w:r w:rsidR="002C2834">
        <w:rPr>
          <w:lang w:val="en-US"/>
        </w:rPr>
        <w:t>i.e.</w:t>
      </w:r>
      <w:r w:rsidR="008E7B27" w:rsidRPr="00327E8C">
        <w:rPr>
          <w:lang w:val="en-US"/>
        </w:rPr>
        <w:t xml:space="preserve"> 1 July 2019 – 30 June 2020</w:t>
      </w:r>
      <w:r w:rsidR="00250881">
        <w:rPr>
          <w:lang w:val="en-US"/>
        </w:rPr>
        <w:t>)</w:t>
      </w:r>
      <w:r w:rsidRPr="00327E8C">
        <w:rPr>
          <w:lang w:val="en-US"/>
        </w:rPr>
        <w:t>, it’s important to c</w:t>
      </w:r>
      <w:r w:rsidR="3DFB065A" w:rsidRPr="00327E8C">
        <w:rPr>
          <w:lang w:val="en-US"/>
        </w:rPr>
        <w:t>orrectly allocate the costs (</w:t>
      </w:r>
      <w:r w:rsidR="002F68F3">
        <w:rPr>
          <w:lang w:val="en-US"/>
        </w:rPr>
        <w:t>i.e.</w:t>
      </w:r>
      <w:r w:rsidR="3DFB065A" w:rsidRPr="00327E8C">
        <w:rPr>
          <w:lang w:val="en-US"/>
        </w:rPr>
        <w:t xml:space="preserve"> prepaid</w:t>
      </w:r>
      <w:r w:rsidR="008E7B27" w:rsidRPr="00327E8C">
        <w:rPr>
          <w:lang w:val="en-US"/>
        </w:rPr>
        <w:t xml:space="preserve"> for the costs related to the following year</w:t>
      </w:r>
      <w:r w:rsidR="3DFB065A" w:rsidRPr="00327E8C">
        <w:rPr>
          <w:lang w:val="en-US"/>
        </w:rPr>
        <w:t>)</w:t>
      </w:r>
      <w:r w:rsidR="27CD545D" w:rsidRPr="00327E8C">
        <w:rPr>
          <w:lang w:val="en-US"/>
        </w:rPr>
        <w:t>.</w:t>
      </w:r>
    </w:p>
    <w:p w14:paraId="40E73E13" w14:textId="04A12341" w:rsidR="000D2424" w:rsidRPr="00327E8C" w:rsidRDefault="0EADA7E6" w:rsidP="008E7B27">
      <w:pPr>
        <w:pStyle w:val="Paragraphedeliste"/>
        <w:numPr>
          <w:ilvl w:val="1"/>
          <w:numId w:val="33"/>
        </w:numPr>
        <w:outlineLvl w:val="1"/>
        <w:rPr>
          <w:b/>
          <w:bCs/>
          <w:color w:val="000000" w:themeColor="text1"/>
          <w:lang w:val="en-US"/>
        </w:rPr>
      </w:pPr>
      <w:bookmarkStart w:id="88" w:name="_Toc65674274"/>
      <w:r w:rsidRPr="684E269A">
        <w:rPr>
          <w:b/>
          <w:bCs/>
          <w:lang w:val="en-US"/>
        </w:rPr>
        <w:t xml:space="preserve">TSM for travels to high-risk countries - </w:t>
      </w:r>
      <w:commentRangeStart w:id="89"/>
      <w:r w:rsidR="7DAF1D3B" w:rsidRPr="684E269A">
        <w:rPr>
          <w:b/>
          <w:bCs/>
          <w:lang w:val="en-US"/>
        </w:rPr>
        <w:t>GardaWorld</w:t>
      </w:r>
      <w:r w:rsidR="0B6CA59F" w:rsidRPr="684E269A">
        <w:rPr>
          <w:b/>
          <w:bCs/>
          <w:lang w:val="en-US"/>
        </w:rPr>
        <w:t xml:space="preserve"> </w:t>
      </w:r>
      <w:commentRangeEnd w:id="89"/>
      <w:r w:rsidR="009C72E9">
        <w:rPr>
          <w:rStyle w:val="Marquedecommentaire"/>
        </w:rPr>
        <w:commentReference w:id="89"/>
      </w:r>
      <w:bookmarkEnd w:id="88"/>
    </w:p>
    <w:p w14:paraId="185CD927" w14:textId="3064D6FF" w:rsidR="00AB31CA" w:rsidRPr="00AB31CA" w:rsidRDefault="00E91340" w:rsidP="00AB31CA">
      <w:pPr>
        <w:rPr>
          <w:rFonts w:ascii="Segoe UI" w:eastAsia="Times New Roman" w:hAnsi="Segoe UI" w:cs="Segoe UI"/>
          <w:sz w:val="21"/>
          <w:szCs w:val="21"/>
          <w:lang w:val="en-US" w:eastAsia="fr-CH"/>
        </w:rPr>
      </w:pPr>
      <w:r w:rsidRPr="00327E8C">
        <w:rPr>
          <w:lang w:val="en-US"/>
        </w:rPr>
        <w:t>For travels to high-risk countries</w:t>
      </w:r>
      <w:r w:rsidR="3863C5DA" w:rsidRPr="00327E8C">
        <w:rPr>
          <w:lang w:val="en-US"/>
        </w:rPr>
        <w:t xml:space="preserve"> for staff and consultants</w:t>
      </w:r>
      <w:r w:rsidR="00243425" w:rsidRPr="00327E8C">
        <w:rPr>
          <w:lang w:val="en-US"/>
        </w:rPr>
        <w:t xml:space="preserve">, the </w:t>
      </w:r>
      <w:r w:rsidR="00C159E5">
        <w:rPr>
          <w:lang w:val="en-US"/>
        </w:rPr>
        <w:t>logistics coordinator</w:t>
      </w:r>
      <w:r w:rsidR="00243425" w:rsidRPr="00327E8C">
        <w:rPr>
          <w:lang w:val="en-US"/>
        </w:rPr>
        <w:t xml:space="preserve"> must register the exact travel dates and itineraries on </w:t>
      </w:r>
      <w:hyperlink r:id="rId34" w:history="1">
        <w:r w:rsidR="00243425" w:rsidRPr="00602CBC">
          <w:rPr>
            <w:rStyle w:val="Lienhypertexte"/>
            <w:lang w:val="en-US"/>
          </w:rPr>
          <w:t>GardaWorld online platform</w:t>
        </w:r>
      </w:hyperlink>
      <w:r w:rsidR="00AB31CA">
        <w:rPr>
          <w:lang w:val="en-US"/>
        </w:rPr>
        <w:t xml:space="preserve">. When registering on the platform, do not forget to </w:t>
      </w:r>
      <w:r w:rsidR="00BC70F4">
        <w:rPr>
          <w:lang w:val="en-US"/>
        </w:rPr>
        <w:t>link</w:t>
      </w:r>
      <w:r w:rsidR="00AB31CA">
        <w:rPr>
          <w:lang w:val="en-US"/>
        </w:rPr>
        <w:t xml:space="preserve"> </w:t>
      </w:r>
      <w:r w:rsidR="00BC70F4">
        <w:rPr>
          <w:lang w:val="en-US"/>
        </w:rPr>
        <w:t>HD’s</w:t>
      </w:r>
      <w:r w:rsidR="00AB31CA">
        <w:rPr>
          <w:lang w:val="en-US"/>
        </w:rPr>
        <w:t xml:space="preserve"> contract</w:t>
      </w:r>
      <w:r w:rsidR="00BC70F4">
        <w:rPr>
          <w:lang w:val="en-US"/>
        </w:rPr>
        <w:t xml:space="preserve"> number</w:t>
      </w:r>
      <w:r w:rsidR="00AB31CA">
        <w:rPr>
          <w:lang w:val="en-US"/>
        </w:rPr>
        <w:t xml:space="preserve"> </w:t>
      </w:r>
      <w:r w:rsidR="00AB31CA" w:rsidRPr="00AB31CA">
        <w:rPr>
          <w:lang w:val="en-US"/>
        </w:rPr>
        <w:t>2000310</w:t>
      </w:r>
    </w:p>
    <w:p w14:paraId="6B623C98" w14:textId="19BBE1AF" w:rsidR="00E91340" w:rsidRPr="00327E8C" w:rsidRDefault="00E91340" w:rsidP="372AA2E6">
      <w:pPr>
        <w:rPr>
          <w:lang w:val="en-US"/>
        </w:rPr>
      </w:pPr>
    </w:p>
    <w:p w14:paraId="2FEF8424" w14:textId="7DECDF96" w:rsidR="372AA2E6" w:rsidRPr="00327E8C" w:rsidRDefault="082BD574" w:rsidP="47B38A96">
      <w:pPr>
        <w:rPr>
          <w:rFonts w:eastAsiaTheme="minorEastAsia"/>
          <w:color w:val="FF0000"/>
          <w:lang w:val="en-US"/>
        </w:rPr>
      </w:pPr>
      <w:r w:rsidRPr="00327E8C">
        <w:rPr>
          <w:rFonts w:eastAsiaTheme="minorEastAsia"/>
          <w:b/>
          <w:bCs/>
          <w:u w:val="single"/>
          <w:lang w:val="en-US"/>
        </w:rPr>
        <w:t>High risk countries by TSM:</w:t>
      </w:r>
      <w:r w:rsidRPr="00327E8C">
        <w:rPr>
          <w:rFonts w:eastAsiaTheme="minorEastAsia"/>
          <w:lang w:val="en-US"/>
        </w:rPr>
        <w:t xml:space="preserve"> </w:t>
      </w:r>
      <w:r w:rsidRPr="00327E8C">
        <w:rPr>
          <w:rFonts w:eastAsiaTheme="minorEastAsia"/>
          <w:color w:val="FF0000"/>
          <w:lang w:val="en-US"/>
        </w:rPr>
        <w:t>Afghanistan; Democratic Republic of the Congo, Iraq, Libya, Nigeria, Pakistan, Somalia, South Sudan; Syria, Venezuela, Yemen.</w:t>
      </w:r>
    </w:p>
    <w:p w14:paraId="73DA10ED" w14:textId="7D1B574A" w:rsidR="000D2424" w:rsidRPr="00327E8C" w:rsidRDefault="000D2424" w:rsidP="009E7B70">
      <w:pPr>
        <w:pStyle w:val="Paragraphedeliste"/>
        <w:numPr>
          <w:ilvl w:val="1"/>
          <w:numId w:val="33"/>
        </w:numPr>
        <w:outlineLvl w:val="1"/>
        <w:rPr>
          <w:b/>
          <w:bCs/>
          <w:color w:val="000000" w:themeColor="text1"/>
          <w:lang w:val="en-US"/>
        </w:rPr>
      </w:pPr>
      <w:bookmarkStart w:id="90" w:name="_Toc65674275"/>
      <w:r w:rsidRPr="00327E8C">
        <w:rPr>
          <w:b/>
          <w:bCs/>
          <w:lang w:val="en-US"/>
        </w:rPr>
        <w:t>Risk of war – Lloyd’</w:t>
      </w:r>
      <w:r w:rsidR="347268D6" w:rsidRPr="00327E8C">
        <w:rPr>
          <w:b/>
          <w:bCs/>
          <w:lang w:val="en-US"/>
        </w:rPr>
        <w:t>s</w:t>
      </w:r>
      <w:bookmarkEnd w:id="90"/>
    </w:p>
    <w:p w14:paraId="790DA439" w14:textId="6F1868D5" w:rsidR="347268D6" w:rsidRPr="00327E8C" w:rsidRDefault="347268D6" w:rsidP="357DEABC">
      <w:pPr>
        <w:rPr>
          <w:rFonts w:eastAsiaTheme="minorEastAsia"/>
          <w:lang w:val="en-US"/>
        </w:rPr>
      </w:pPr>
      <w:r w:rsidRPr="00327E8C">
        <w:rPr>
          <w:rFonts w:eastAsiaTheme="minorEastAsia"/>
          <w:lang w:val="en-US"/>
        </w:rPr>
        <w:t>Covers staff abroad and consultants for accident consequent upon war as follows:</w:t>
      </w:r>
    </w:p>
    <w:p w14:paraId="0E523CD5" w14:textId="74ED834F" w:rsidR="347268D6" w:rsidRPr="00327E8C" w:rsidRDefault="347268D6" w:rsidP="009E7B70">
      <w:pPr>
        <w:pStyle w:val="Paragraphedeliste"/>
        <w:numPr>
          <w:ilvl w:val="0"/>
          <w:numId w:val="24"/>
        </w:numPr>
        <w:rPr>
          <w:rFonts w:eastAsiaTheme="minorEastAsia"/>
          <w:lang w:val="en-US"/>
        </w:rPr>
      </w:pPr>
      <w:r w:rsidRPr="00327E8C">
        <w:rPr>
          <w:rFonts w:eastAsiaTheme="minorEastAsia"/>
          <w:lang w:val="en-US"/>
        </w:rPr>
        <w:t>Allowances in case of death and permanent disability;</w:t>
      </w:r>
    </w:p>
    <w:p w14:paraId="0200B379" w14:textId="72F67C1B" w:rsidR="347268D6" w:rsidRPr="00327E8C" w:rsidRDefault="347268D6" w:rsidP="009E7B70">
      <w:pPr>
        <w:pStyle w:val="Paragraphedeliste"/>
        <w:numPr>
          <w:ilvl w:val="0"/>
          <w:numId w:val="24"/>
        </w:numPr>
        <w:rPr>
          <w:rFonts w:eastAsiaTheme="minorEastAsia"/>
          <w:lang w:val="en-US"/>
        </w:rPr>
      </w:pPr>
      <w:r w:rsidRPr="00327E8C">
        <w:rPr>
          <w:rFonts w:eastAsiaTheme="minorEastAsia"/>
          <w:lang w:val="en-US"/>
        </w:rPr>
        <w:t>Daily allowances (Loss of income);</w:t>
      </w:r>
    </w:p>
    <w:p w14:paraId="149454AB" w14:textId="14D20135" w:rsidR="347268D6" w:rsidRPr="00327E8C" w:rsidRDefault="347268D6" w:rsidP="009E7B70">
      <w:pPr>
        <w:pStyle w:val="Paragraphedeliste"/>
        <w:numPr>
          <w:ilvl w:val="0"/>
          <w:numId w:val="24"/>
        </w:numPr>
        <w:rPr>
          <w:rFonts w:eastAsiaTheme="minorEastAsia"/>
          <w:lang w:val="en-US"/>
        </w:rPr>
      </w:pPr>
      <w:r w:rsidRPr="00327E8C">
        <w:rPr>
          <w:rFonts w:eastAsiaTheme="minorEastAsia"/>
          <w:lang w:val="en-US"/>
        </w:rPr>
        <w:t>Medical exp</w:t>
      </w:r>
      <w:r w:rsidR="00C0233F">
        <w:rPr>
          <w:rFonts w:eastAsiaTheme="minorEastAsia"/>
          <w:lang w:val="en-US"/>
        </w:rPr>
        <w:t>enses</w:t>
      </w:r>
    </w:p>
    <w:p w14:paraId="22B206BC" w14:textId="539893BC" w:rsidR="3554BF79" w:rsidRPr="00327E8C" w:rsidRDefault="3554BF79" w:rsidP="7ABC6C89">
      <w:pPr>
        <w:jc w:val="both"/>
        <w:rPr>
          <w:color w:val="FF0000"/>
          <w:lang w:val="en-US"/>
        </w:rPr>
      </w:pPr>
      <w:r w:rsidRPr="00327E8C">
        <w:rPr>
          <w:lang w:val="en-US"/>
        </w:rPr>
        <w:t>For consultants travelling to high-risk countries,</w:t>
      </w:r>
      <w:r w:rsidR="7930EAC0" w:rsidRPr="00327E8C">
        <w:rPr>
          <w:lang w:val="en-US"/>
        </w:rPr>
        <w:t xml:space="preserve"> the missions must be announced prior to departure to CBI using the excel file </w:t>
      </w:r>
      <w:r w:rsidR="00C0233F">
        <w:rPr>
          <w:lang w:val="en-US"/>
        </w:rPr>
        <w:t xml:space="preserve">available under </w:t>
      </w:r>
      <w:r w:rsidR="7930EAC0" w:rsidRPr="00327E8C">
        <w:rPr>
          <w:lang w:val="en-US"/>
        </w:rPr>
        <w:t xml:space="preserve">– </w:t>
      </w:r>
      <w:r w:rsidR="5F00C9BB" w:rsidRPr="00327E8C">
        <w:rPr>
          <w:rStyle w:val="Lienhypertexte"/>
          <w:color w:val="auto"/>
          <w:lang w:val="en-US"/>
        </w:rPr>
        <w:t>I:\Admin\LOGISTICS\INSURANCE CERTIFICATES RECORD CBI\Insurance 2020</w:t>
      </w:r>
    </w:p>
    <w:p w14:paraId="2C19B826" w14:textId="7582A793" w:rsidR="791E21D8" w:rsidRPr="00327E8C" w:rsidRDefault="00250881" w:rsidP="00250881">
      <w:pPr>
        <w:jc w:val="both"/>
        <w:rPr>
          <w:lang w:val="en-US"/>
        </w:rPr>
      </w:pPr>
      <w:r>
        <w:rPr>
          <w:lang w:val="en-US"/>
        </w:rPr>
        <w:t>For some countries travel can start</w:t>
      </w:r>
      <w:r w:rsidR="791E21D8" w:rsidRPr="00327E8C">
        <w:rPr>
          <w:lang w:val="en-US"/>
        </w:rPr>
        <w:t xml:space="preserve"> only after the insurer has confirmed the coverage (</w:t>
      </w:r>
      <w:r w:rsidR="002C2834">
        <w:rPr>
          <w:lang w:val="en-US"/>
        </w:rPr>
        <w:t>i.e.</w:t>
      </w:r>
      <w:r w:rsidR="791E21D8" w:rsidRPr="00327E8C">
        <w:rPr>
          <w:lang w:val="en-US"/>
        </w:rPr>
        <w:t xml:space="preserve"> Syria).</w:t>
      </w:r>
      <w:r w:rsidR="4921CDF0" w:rsidRPr="00327E8C">
        <w:rPr>
          <w:lang w:val="en-US"/>
        </w:rPr>
        <w:t xml:space="preserve"> For others, travel may occur as soon as the mission has been announced to CBI.</w:t>
      </w:r>
    </w:p>
    <w:p w14:paraId="20452C70" w14:textId="0B22CB04" w:rsidR="7930EAC0" w:rsidRPr="00327E8C" w:rsidRDefault="7930EAC0" w:rsidP="7ABC6C89">
      <w:pPr>
        <w:jc w:val="both"/>
        <w:rPr>
          <w:lang w:val="en-US"/>
        </w:rPr>
      </w:pPr>
      <w:r w:rsidRPr="00327E8C">
        <w:rPr>
          <w:lang w:val="en-US"/>
        </w:rPr>
        <w:t>Swiss-based staff are covered for war-risk by Zurich Assurance</w:t>
      </w:r>
      <w:r w:rsidR="4FD63AFA" w:rsidRPr="00327E8C">
        <w:rPr>
          <w:lang w:val="en-US"/>
        </w:rPr>
        <w:t xml:space="preserve">. No announcement </w:t>
      </w:r>
      <w:r w:rsidR="5CC5E33E" w:rsidRPr="00327E8C">
        <w:rPr>
          <w:lang w:val="en-US"/>
        </w:rPr>
        <w:t xml:space="preserve">to CBI (Lloyds’) </w:t>
      </w:r>
      <w:r w:rsidR="4FD63AFA" w:rsidRPr="00327E8C">
        <w:rPr>
          <w:lang w:val="en-US"/>
        </w:rPr>
        <w:t>is required.</w:t>
      </w:r>
    </w:p>
    <w:p w14:paraId="016A62FA" w14:textId="5A9B1F4F" w:rsidR="67CE16F3" w:rsidRPr="00327E8C" w:rsidRDefault="67CE16F3" w:rsidP="7ABC6C89">
      <w:pPr>
        <w:jc w:val="both"/>
        <w:rPr>
          <w:color w:val="FF0000"/>
          <w:lang w:val="en-US"/>
        </w:rPr>
      </w:pPr>
      <w:r w:rsidRPr="00327E8C">
        <w:rPr>
          <w:b/>
          <w:bCs/>
          <w:u w:val="single"/>
          <w:lang w:val="en-US"/>
        </w:rPr>
        <w:t>High risk countries by Lloyd’s:</w:t>
      </w:r>
      <w:r w:rsidR="7E347FCC" w:rsidRPr="00327E8C">
        <w:rPr>
          <w:lang w:val="en-US"/>
        </w:rPr>
        <w:t xml:space="preserve"> </w:t>
      </w:r>
      <w:r w:rsidR="7E347FCC" w:rsidRPr="00327E8C">
        <w:rPr>
          <w:color w:val="FF0000"/>
          <w:lang w:val="en-US"/>
        </w:rPr>
        <w:t>Afghanistan;</w:t>
      </w:r>
      <w:r w:rsidR="7E347FCC" w:rsidRPr="00327E8C">
        <w:rPr>
          <w:lang w:val="en-US"/>
        </w:rPr>
        <w:t xml:space="preserve"> </w:t>
      </w:r>
      <w:r w:rsidR="7E347FCC" w:rsidRPr="00327E8C">
        <w:rPr>
          <w:color w:val="FF0000"/>
          <w:lang w:val="en-US"/>
        </w:rPr>
        <w:t>Democratic Republic of the Congo, Iran, Iraq, North-Korea, Russia, Somalia, South Sudan</w:t>
      </w:r>
      <w:r w:rsidR="0EE7D13B" w:rsidRPr="00327E8C">
        <w:rPr>
          <w:color w:val="FF0000"/>
          <w:lang w:val="en-US"/>
        </w:rPr>
        <w:t>,</w:t>
      </w:r>
      <w:r w:rsidR="7E347FCC" w:rsidRPr="00327E8C">
        <w:rPr>
          <w:color w:val="FF0000"/>
          <w:lang w:val="en-US"/>
        </w:rPr>
        <w:t xml:space="preserve"> Syria, Ukraine, Yemen</w:t>
      </w:r>
      <w:r w:rsidR="63D0A7DB" w:rsidRPr="00327E8C">
        <w:rPr>
          <w:color w:val="FF0000"/>
          <w:lang w:val="en-US"/>
        </w:rPr>
        <w:t>.</w:t>
      </w:r>
    </w:p>
    <w:p w14:paraId="7E0A2B08" w14:textId="17E2977D" w:rsidR="337FC4A1" w:rsidRPr="00327E8C" w:rsidRDefault="337FC4A1" w:rsidP="7ABC6C89">
      <w:pPr>
        <w:jc w:val="both"/>
        <w:rPr>
          <w:lang w:val="en-US"/>
        </w:rPr>
      </w:pPr>
      <w:r w:rsidRPr="00327E8C">
        <w:rPr>
          <w:lang w:val="en-US"/>
        </w:rPr>
        <w:t xml:space="preserve">For missions to Syria, </w:t>
      </w:r>
      <w:r w:rsidR="24350B07" w:rsidRPr="00327E8C">
        <w:rPr>
          <w:lang w:val="en-US"/>
        </w:rPr>
        <w:t>additional information is requested while filling the excel file: consultant’s annual salary, detailed itinerary, purpose of the mission.</w:t>
      </w:r>
    </w:p>
    <w:p w14:paraId="126F4C9D" w14:textId="29089FF8" w:rsidR="6D84D4E1" w:rsidRPr="00327E8C" w:rsidRDefault="6D84D4E1" w:rsidP="47B38A96">
      <w:pPr>
        <w:rPr>
          <w:lang w:val="en-US"/>
        </w:rPr>
      </w:pPr>
      <w:r w:rsidRPr="00327E8C">
        <w:rPr>
          <w:lang w:val="en-US"/>
        </w:rPr>
        <w:t>Calculation of premium: Consultancy fees*4*0.15%</w:t>
      </w:r>
    </w:p>
    <w:p w14:paraId="250CA7A9" w14:textId="43E27B4C" w:rsidR="6D84D4E1" w:rsidRPr="00327E8C" w:rsidRDefault="6D84D4E1" w:rsidP="47B38A96">
      <w:pPr>
        <w:rPr>
          <w:lang w:val="en-US"/>
        </w:rPr>
      </w:pPr>
      <w:r w:rsidRPr="00327E8C">
        <w:rPr>
          <w:lang w:val="en-US"/>
        </w:rPr>
        <w:t>Example: salary of CHF 135’000: CHF 540’000*0.15%= CHF 810 per week of travel.</w:t>
      </w:r>
    </w:p>
    <w:p w14:paraId="3DD452AD" w14:textId="4C70656A" w:rsidR="6D84D4E1" w:rsidRPr="00327E8C" w:rsidRDefault="6D84D4E1" w:rsidP="7ABC6C89">
      <w:pPr>
        <w:jc w:val="both"/>
        <w:rPr>
          <w:lang w:val="en-US"/>
        </w:rPr>
      </w:pPr>
      <w:r w:rsidRPr="00327E8C">
        <w:rPr>
          <w:lang w:val="en-US"/>
        </w:rPr>
        <w:t>Note: CHF 540’000 represents 4* the annual salary, i.e. the insured amount in case of disability.</w:t>
      </w:r>
    </w:p>
    <w:p w14:paraId="3C2B39B1" w14:textId="75870796" w:rsidR="13866AFE" w:rsidRPr="00D5244C" w:rsidRDefault="13866AFE" w:rsidP="7BFD7002">
      <w:pPr>
        <w:rPr>
          <w:b/>
          <w:bCs/>
          <w:u w:val="single"/>
        </w:rPr>
      </w:pPr>
      <w:r w:rsidRPr="00D5244C">
        <w:rPr>
          <w:b/>
          <w:bCs/>
          <w:u w:val="single"/>
        </w:rPr>
        <w:t xml:space="preserve">CBI </w:t>
      </w:r>
      <w:r w:rsidR="00602CBC">
        <w:rPr>
          <w:b/>
          <w:bCs/>
          <w:u w:val="single"/>
        </w:rPr>
        <w:t>focal point</w:t>
      </w:r>
      <w:r w:rsidRPr="00D5244C">
        <w:rPr>
          <w:b/>
          <w:bCs/>
          <w:u w:val="single"/>
        </w:rPr>
        <w:t>:</w:t>
      </w:r>
    </w:p>
    <w:p w14:paraId="3BBA30A1" w14:textId="0158B8DA" w:rsidR="357DEABC" w:rsidRPr="00602CBC" w:rsidRDefault="13866AFE" w:rsidP="357DEABC">
      <w:pPr>
        <w:rPr>
          <w:b/>
          <w:bCs/>
        </w:rPr>
      </w:pPr>
      <w:r w:rsidRPr="00D5244C">
        <w:rPr>
          <w:b/>
          <w:bCs/>
        </w:rPr>
        <w:t>Maya Roux</w:t>
      </w:r>
      <w:r w:rsidR="62A6BE08" w:rsidRPr="00D5244C">
        <w:rPr>
          <w:b/>
          <w:bCs/>
        </w:rPr>
        <w:t xml:space="preserve">, tel. </w:t>
      </w:r>
      <w:r w:rsidR="62A6BE08" w:rsidRPr="00602CBC">
        <w:rPr>
          <w:b/>
          <w:bCs/>
        </w:rPr>
        <w:t>+41 58 255 0616,</w:t>
      </w:r>
      <w:r w:rsidR="0091A666" w:rsidRPr="00602CBC">
        <w:rPr>
          <w:b/>
          <w:bCs/>
        </w:rPr>
        <w:t xml:space="preserve"> </w:t>
      </w:r>
      <w:hyperlink r:id="rId35">
        <w:r w:rsidR="62A6BE08" w:rsidRPr="00602CBC">
          <w:rPr>
            <w:b/>
            <w:bCs/>
            <w:u w:val="single"/>
          </w:rPr>
          <w:t>mroux@cbi.ch</w:t>
        </w:r>
      </w:hyperlink>
    </w:p>
    <w:p w14:paraId="0B256901" w14:textId="2EF2C5C9" w:rsidR="4819ABF3" w:rsidRPr="00327E8C" w:rsidRDefault="4819ABF3" w:rsidP="009E7B70">
      <w:pPr>
        <w:pStyle w:val="Paragraphedeliste"/>
        <w:numPr>
          <w:ilvl w:val="1"/>
          <w:numId w:val="33"/>
        </w:numPr>
        <w:outlineLvl w:val="1"/>
        <w:rPr>
          <w:b/>
          <w:bCs/>
          <w:color w:val="000000" w:themeColor="text1"/>
          <w:lang w:val="en-US"/>
        </w:rPr>
      </w:pPr>
      <w:bookmarkStart w:id="91" w:name="_Toc65674276"/>
      <w:r w:rsidRPr="00327E8C">
        <w:rPr>
          <w:b/>
          <w:bCs/>
          <w:lang w:val="en-US"/>
        </w:rPr>
        <w:t>Travel release</w:t>
      </w:r>
      <w:bookmarkEnd w:id="91"/>
    </w:p>
    <w:p w14:paraId="12DC62F9" w14:textId="687ACE24" w:rsidR="621FEE14" w:rsidRPr="00327E8C" w:rsidRDefault="7100A626" w:rsidP="7BFD7002">
      <w:pPr>
        <w:jc w:val="both"/>
        <w:rPr>
          <w:b/>
          <w:bCs/>
          <w:color w:val="FF0000"/>
          <w:lang w:val="en-US"/>
        </w:rPr>
      </w:pPr>
      <w:r w:rsidRPr="00327E8C">
        <w:rPr>
          <w:lang w:val="en-US"/>
        </w:rPr>
        <w:t>Working with HD can involve several kinds of risks, including being targeted by criminals, facing conflict-related and environmental hazards, and being at risk of serious illness and accidents. Each HD staff member and consultant is thus responsible for taking all necessary precautionary measures when travelling on HD-related business.</w:t>
      </w:r>
    </w:p>
    <w:p w14:paraId="5E7A25C2" w14:textId="45C2074B" w:rsidR="621FEE14" w:rsidRPr="00327E8C" w:rsidRDefault="3809F46D" w:rsidP="7BFD7002">
      <w:pPr>
        <w:jc w:val="both"/>
        <w:rPr>
          <w:lang w:val="en-US"/>
        </w:rPr>
      </w:pPr>
      <w:r w:rsidRPr="00327E8C">
        <w:rPr>
          <w:lang w:val="en-US"/>
        </w:rPr>
        <w:t xml:space="preserve">The Travel Release form must be signed once </w:t>
      </w:r>
      <w:r w:rsidR="002C2C1F">
        <w:rPr>
          <w:lang w:val="en-US"/>
        </w:rPr>
        <w:t>a</w:t>
      </w:r>
      <w:r w:rsidR="002C2C1F" w:rsidRPr="00327E8C">
        <w:rPr>
          <w:lang w:val="en-US"/>
        </w:rPr>
        <w:t xml:space="preserve"> </w:t>
      </w:r>
      <w:r w:rsidRPr="00327E8C">
        <w:rPr>
          <w:lang w:val="en-US"/>
        </w:rPr>
        <w:t xml:space="preserve">year by all HD staff and consultants travelling for business. The </w:t>
      </w:r>
      <w:r w:rsidR="00C159E5">
        <w:rPr>
          <w:lang w:val="en-US"/>
        </w:rPr>
        <w:t>logistics coordinator</w:t>
      </w:r>
      <w:r w:rsidRPr="00327E8C">
        <w:rPr>
          <w:lang w:val="en-US"/>
        </w:rPr>
        <w:t xml:space="preserve"> shall ens</w:t>
      </w:r>
      <w:r w:rsidR="3FB5CA42" w:rsidRPr="00327E8C">
        <w:rPr>
          <w:lang w:val="en-US"/>
        </w:rPr>
        <w:t>ure the form is signed before any travel to high-risk country.</w:t>
      </w:r>
    </w:p>
    <w:p w14:paraId="64D53BE3" w14:textId="4D81FF74" w:rsidR="621FEE14" w:rsidRPr="00327E8C" w:rsidRDefault="00185743" w:rsidP="59091646">
      <w:pPr>
        <w:jc w:val="both"/>
        <w:rPr>
          <w:lang w:val="en-US"/>
        </w:rPr>
      </w:pPr>
      <w:r>
        <w:fldChar w:fldCharType="begin"/>
      </w:r>
      <w:r w:rsidRPr="00B948BB">
        <w:rPr>
          <w:lang w:val="en-US"/>
          <w:rPrChange w:id="92" w:author="Anais Bobst" w:date="2020-06-11T16:26:00Z">
            <w:rPr/>
          </w:rPrChange>
        </w:rPr>
        <w:instrText xml:space="preserve"> HYPERLINK "https://hdcentre.sharepoint.com/sites/corporate/Resources/Forms/AllItems.aspx?viewid=93cd22ca%2D17f0%2D4b12%2D9bff%2Dcb0f1c09819d&amp;id=%2Fsites%2Fcorporate%2FResources%2FTravel%20release%20form%2Epdf&amp;parent=%2Fsites%2Fcorporate%2FResources" \h </w:instrText>
      </w:r>
      <w:r>
        <w:fldChar w:fldCharType="separate"/>
      </w:r>
      <w:r w:rsidR="6F1E22AE" w:rsidRPr="00327E8C">
        <w:rPr>
          <w:rStyle w:val="Lienhypertexte"/>
          <w:color w:val="auto"/>
          <w:lang w:val="en-US"/>
        </w:rPr>
        <w:t>https://hdcentre.sharepoint.com/sites/corporate/Resources/Forms/</w:t>
      </w:r>
      <w:r w:rsidR="3E9A77CC" w:rsidRPr="00327E8C">
        <w:rPr>
          <w:rStyle w:val="Lienhypertexte"/>
          <w:color w:val="auto"/>
          <w:lang w:val="en-US"/>
        </w:rPr>
        <w:t>Travel Release</w:t>
      </w:r>
      <w:r>
        <w:rPr>
          <w:rStyle w:val="Lienhypertexte"/>
          <w:color w:val="auto"/>
          <w:lang w:val="en-US"/>
        </w:rPr>
        <w:fldChar w:fldCharType="end"/>
      </w:r>
    </w:p>
    <w:p w14:paraId="0CA49DC2" w14:textId="1C010F2C" w:rsidR="621FEE14" w:rsidRPr="00327E8C" w:rsidRDefault="66FEE6D9" w:rsidP="009E7B70">
      <w:pPr>
        <w:pStyle w:val="Titre2"/>
        <w:numPr>
          <w:ilvl w:val="1"/>
          <w:numId w:val="33"/>
        </w:numPr>
        <w:rPr>
          <w:rFonts w:asciiTheme="minorHAnsi" w:eastAsiaTheme="minorEastAsia" w:hAnsiTheme="minorHAnsi" w:cstheme="minorBidi"/>
          <w:b/>
          <w:bCs/>
          <w:color w:val="auto"/>
          <w:sz w:val="22"/>
          <w:szCs w:val="22"/>
          <w:lang w:val="en-US"/>
        </w:rPr>
      </w:pPr>
      <w:bookmarkStart w:id="93" w:name="_Toc65674277"/>
      <w:r w:rsidRPr="00327E8C">
        <w:rPr>
          <w:rFonts w:asciiTheme="minorHAnsi" w:eastAsiaTheme="minorEastAsia" w:hAnsiTheme="minorHAnsi" w:cstheme="minorBidi"/>
          <w:b/>
          <w:bCs/>
          <w:color w:val="auto"/>
          <w:sz w:val="22"/>
          <w:szCs w:val="22"/>
          <w:lang w:val="en-US"/>
        </w:rPr>
        <w:t>P</w:t>
      </w:r>
      <w:r w:rsidR="4819ABF3" w:rsidRPr="00327E8C">
        <w:rPr>
          <w:rFonts w:asciiTheme="minorHAnsi" w:eastAsiaTheme="minorEastAsia" w:hAnsiTheme="minorHAnsi" w:cstheme="minorBidi"/>
          <w:b/>
          <w:bCs/>
          <w:color w:val="auto"/>
          <w:sz w:val="22"/>
          <w:szCs w:val="22"/>
          <w:lang w:val="en-US"/>
        </w:rPr>
        <w:t>roof of life</w:t>
      </w:r>
      <w:bookmarkEnd w:id="93"/>
    </w:p>
    <w:p w14:paraId="004A7389" w14:textId="69DC2CE6" w:rsidR="288EF4DD" w:rsidRPr="00327E8C" w:rsidRDefault="288EF4DD" w:rsidP="6BFED419">
      <w:pPr>
        <w:jc w:val="both"/>
        <w:rPr>
          <w:lang w:val="en-US"/>
        </w:rPr>
      </w:pPr>
      <w:r w:rsidRPr="00327E8C">
        <w:rPr>
          <w:lang w:val="en-US"/>
        </w:rPr>
        <w:t xml:space="preserve">Before any travel to high-risk countries, the </w:t>
      </w:r>
      <w:r w:rsidR="00C159E5">
        <w:rPr>
          <w:lang w:val="en-US"/>
        </w:rPr>
        <w:t xml:space="preserve">logistics coordinator </w:t>
      </w:r>
      <w:r w:rsidRPr="00327E8C">
        <w:rPr>
          <w:lang w:val="en-US"/>
        </w:rPr>
        <w:t xml:space="preserve">shall check the HD staff/consultant has filled in the Proof of Life Form. The </w:t>
      </w:r>
      <w:r w:rsidR="6268C80A" w:rsidRPr="00327E8C">
        <w:rPr>
          <w:lang w:val="en-US"/>
        </w:rPr>
        <w:t xml:space="preserve">information provided in the </w:t>
      </w:r>
      <w:r w:rsidRPr="00327E8C">
        <w:rPr>
          <w:lang w:val="en-US"/>
        </w:rPr>
        <w:t>form will be kept confidential</w:t>
      </w:r>
      <w:r w:rsidR="21D7D734" w:rsidRPr="00327E8C">
        <w:rPr>
          <w:lang w:val="en-US"/>
        </w:rPr>
        <w:t>.</w:t>
      </w:r>
      <w:r w:rsidRPr="00327E8C">
        <w:rPr>
          <w:lang w:val="en-US"/>
        </w:rPr>
        <w:t xml:space="preserve"> </w:t>
      </w:r>
    </w:p>
    <w:p w14:paraId="7DAEF445" w14:textId="279176B0" w:rsidR="7BFD7002" w:rsidRPr="00327E8C" w:rsidRDefault="00185743" w:rsidP="7BFD7002">
      <w:pPr>
        <w:rPr>
          <w:rStyle w:val="Lienhypertexte"/>
          <w:color w:val="auto"/>
          <w:lang w:val="en-US"/>
        </w:rPr>
      </w:pPr>
      <w:r>
        <w:fldChar w:fldCharType="begin"/>
      </w:r>
      <w:r w:rsidRPr="00B948BB">
        <w:rPr>
          <w:lang w:val="en-US"/>
          <w:rPrChange w:id="94" w:author="Anais Bobst" w:date="2020-06-11T16:26:00Z">
            <w:rPr/>
          </w:rPrChange>
        </w:rPr>
        <w:instrText xml:space="preserve"> HYPERLINK "https://hdcentre.sharepoint.com/sites/corporate/Resources/Forms/AllItems.aspx?viewid=93cd22ca%2D17f0%2D4b12%2D9bff%2Dcb0f1c09819d&amp;id=%2Fsites%2Fcorporate%2FResources%2FProof%20of%20Life%20Form%202018%2Epdf&amp;parent=%2Fsites%2Fcorporate%2FResources" \h </w:instrText>
      </w:r>
      <w:r>
        <w:fldChar w:fldCharType="separate"/>
      </w:r>
      <w:r w:rsidR="1A4B8DDF" w:rsidRPr="00327E8C">
        <w:rPr>
          <w:rStyle w:val="Lienhypertexte"/>
          <w:color w:val="auto"/>
          <w:lang w:val="en-US"/>
        </w:rPr>
        <w:t>https://hdcentre.sharepoint.com/sites/corporate/Resources/Forms/Proof of Life</w:t>
      </w:r>
      <w:r>
        <w:rPr>
          <w:rStyle w:val="Lienhypertexte"/>
          <w:color w:val="auto"/>
          <w:lang w:val="en-US"/>
        </w:rPr>
        <w:fldChar w:fldCharType="end"/>
      </w:r>
    </w:p>
    <w:p w14:paraId="7F001F75" w14:textId="77777777" w:rsidR="00C42CBF" w:rsidRPr="00327E8C" w:rsidRDefault="00C42CBF" w:rsidP="7BFD7002">
      <w:pPr>
        <w:rPr>
          <w:lang w:val="en-US"/>
        </w:rPr>
      </w:pPr>
    </w:p>
    <w:p w14:paraId="4C239412" w14:textId="56C98112" w:rsidR="00CD0D58" w:rsidRPr="00327E8C" w:rsidRDefault="00C0233F" w:rsidP="009E7B70">
      <w:pPr>
        <w:pStyle w:val="Paragraphedeliste"/>
        <w:numPr>
          <w:ilvl w:val="0"/>
          <w:numId w:val="33"/>
        </w:numPr>
        <w:outlineLvl w:val="0"/>
        <w:rPr>
          <w:rStyle w:val="lev"/>
          <w:lang w:val="en-US"/>
        </w:rPr>
      </w:pPr>
      <w:bookmarkStart w:id="95" w:name="_Toc65674278"/>
      <w:r>
        <w:rPr>
          <w:rStyle w:val="lev"/>
          <w:lang w:val="en-US"/>
        </w:rPr>
        <w:t>List of p</w:t>
      </w:r>
      <w:r w:rsidR="00BD11C1" w:rsidRPr="00327E8C">
        <w:rPr>
          <w:rStyle w:val="lev"/>
          <w:lang w:val="en-US"/>
        </w:rPr>
        <w:t>artners</w:t>
      </w:r>
      <w:r>
        <w:rPr>
          <w:rStyle w:val="lev"/>
          <w:lang w:val="en-US"/>
        </w:rPr>
        <w:t xml:space="preserve"> working with HD</w:t>
      </w:r>
      <w:bookmarkEnd w:id="95"/>
    </w:p>
    <w:p w14:paraId="3B8C5A65" w14:textId="24EBF3EA" w:rsidR="00C42CBF" w:rsidRPr="00327E8C" w:rsidRDefault="427DC2DB" w:rsidP="009E7B70">
      <w:pPr>
        <w:pStyle w:val="Paragraphedeliste"/>
        <w:numPr>
          <w:ilvl w:val="1"/>
          <w:numId w:val="33"/>
        </w:numPr>
        <w:outlineLvl w:val="1"/>
        <w:rPr>
          <w:b/>
          <w:bCs/>
          <w:lang w:val="en-US"/>
        </w:rPr>
      </w:pPr>
      <w:bookmarkStart w:id="96" w:name="_Toc65674279"/>
      <w:r w:rsidRPr="00327E8C">
        <w:rPr>
          <w:b/>
          <w:bCs/>
          <w:lang w:val="en-US"/>
        </w:rPr>
        <w:t>Travel agencies</w:t>
      </w:r>
      <w:bookmarkEnd w:id="96"/>
    </w:p>
    <w:p w14:paraId="692D5519" w14:textId="77777777" w:rsidR="00C42CBF" w:rsidRPr="00327E8C" w:rsidRDefault="00C42CBF" w:rsidP="00C42CBF">
      <w:pPr>
        <w:pStyle w:val="Paragraphedeliste"/>
        <w:ind w:left="792"/>
        <w:rPr>
          <w:rFonts w:eastAsiaTheme="minorEastAsia"/>
          <w:b/>
          <w:bCs/>
          <w:lang w:val="en-US"/>
        </w:rPr>
      </w:pPr>
    </w:p>
    <w:p w14:paraId="65467885" w14:textId="3C92370A" w:rsidR="2ABD1342" w:rsidRPr="00327E8C" w:rsidRDefault="2ABD1342" w:rsidP="009E7B70">
      <w:pPr>
        <w:pStyle w:val="Paragraphedeliste"/>
        <w:numPr>
          <w:ilvl w:val="0"/>
          <w:numId w:val="10"/>
        </w:numPr>
        <w:spacing w:after="20"/>
        <w:jc w:val="both"/>
        <w:rPr>
          <w:rFonts w:asciiTheme="minorEastAsia" w:eastAsiaTheme="minorEastAsia" w:hAnsiTheme="minorEastAsia" w:cstheme="minorEastAsia"/>
          <w:b/>
          <w:bCs/>
          <w:lang w:val="en-US"/>
        </w:rPr>
      </w:pPr>
      <w:r w:rsidRPr="00327E8C">
        <w:rPr>
          <w:rFonts w:eastAsiaTheme="minorEastAsia"/>
          <w:b/>
          <w:bCs/>
          <w:lang w:val="en-US"/>
        </w:rPr>
        <w:t>NGO Travels – Travelling 2000 SA</w:t>
      </w:r>
    </w:p>
    <w:p w14:paraId="192C4BD8" w14:textId="3FFE84BE" w:rsidR="2ABD1342" w:rsidRPr="00327E8C" w:rsidRDefault="2ABD1342" w:rsidP="6A83A6EA">
      <w:pPr>
        <w:spacing w:after="20"/>
        <w:jc w:val="both"/>
        <w:rPr>
          <w:lang w:val="en-US"/>
        </w:rPr>
      </w:pPr>
      <w:r w:rsidRPr="00327E8C">
        <w:rPr>
          <w:rFonts w:eastAsiaTheme="minorEastAsia"/>
          <w:lang w:val="en-US"/>
        </w:rPr>
        <w:t>9</w:t>
      </w:r>
      <w:r w:rsidRPr="00327E8C">
        <w:rPr>
          <w:lang w:val="en-US"/>
        </w:rPr>
        <w:t>3 Avenue d'Aïre, 1211 Geneva 13 - CP 572 - Switzerland</w:t>
      </w:r>
    </w:p>
    <w:p w14:paraId="358AE370" w14:textId="1A0965AD" w:rsidR="2ABD1342" w:rsidRPr="00327E8C" w:rsidRDefault="2ABD1342" w:rsidP="6A83A6EA">
      <w:pPr>
        <w:spacing w:after="20"/>
        <w:jc w:val="both"/>
        <w:rPr>
          <w:lang w:val="en-US"/>
        </w:rPr>
      </w:pPr>
      <w:r w:rsidRPr="00327E8C">
        <w:rPr>
          <w:lang w:val="en-US"/>
        </w:rPr>
        <w:t xml:space="preserve">Tel: + 41 (0) 22 339 88 00 </w:t>
      </w:r>
    </w:p>
    <w:p w14:paraId="1FE7F230" w14:textId="73E78CFF" w:rsidR="2ABD1342" w:rsidRPr="00327E8C" w:rsidRDefault="2ABD1342" w:rsidP="5F61B7DC">
      <w:pPr>
        <w:spacing w:after="20"/>
        <w:jc w:val="both"/>
        <w:rPr>
          <w:rFonts w:eastAsiaTheme="minorEastAsia"/>
          <w:lang w:val="en-US"/>
        </w:rPr>
      </w:pPr>
      <w:r w:rsidRPr="00327E8C">
        <w:rPr>
          <w:rFonts w:eastAsiaTheme="minorEastAsia"/>
          <w:lang w:val="en-US"/>
        </w:rPr>
        <w:t xml:space="preserve">E-mail: </w:t>
      </w:r>
      <w:hyperlink r:id="rId36">
        <w:r w:rsidRPr="00327E8C">
          <w:rPr>
            <w:rStyle w:val="Lienhypertexte"/>
            <w:rFonts w:eastAsiaTheme="minorEastAsia"/>
            <w:lang w:val="en-US"/>
          </w:rPr>
          <w:t>info@ngotravels.c</w:t>
        </w:r>
        <w:r w:rsidR="1E3D1B12" w:rsidRPr="00327E8C">
          <w:rPr>
            <w:rStyle w:val="Lienhypertexte"/>
            <w:rFonts w:eastAsiaTheme="minorEastAsia"/>
            <w:lang w:val="en-US"/>
          </w:rPr>
          <w:t>h</w:t>
        </w:r>
      </w:hyperlink>
      <w:r w:rsidR="1E3D1B12" w:rsidRPr="00327E8C">
        <w:rPr>
          <w:rFonts w:eastAsiaTheme="minorEastAsia"/>
          <w:lang w:val="en-US"/>
        </w:rPr>
        <w:t xml:space="preserve"> </w:t>
      </w:r>
    </w:p>
    <w:p w14:paraId="321E57BC" w14:textId="648A6FEC" w:rsidR="2ABD1342" w:rsidRPr="00327E8C" w:rsidRDefault="2ABD1342" w:rsidP="5F61B7DC">
      <w:pPr>
        <w:jc w:val="both"/>
        <w:rPr>
          <w:rFonts w:eastAsiaTheme="minorEastAsia"/>
          <w:u w:val="single"/>
          <w:lang w:val="en-US"/>
        </w:rPr>
      </w:pPr>
      <w:r w:rsidRPr="00327E8C">
        <w:rPr>
          <w:rFonts w:eastAsiaTheme="minorEastAsia"/>
          <w:u w:val="single"/>
          <w:lang w:val="en-US"/>
        </w:rPr>
        <w:t>Contact persons:</w:t>
      </w:r>
    </w:p>
    <w:p w14:paraId="6738A207" w14:textId="7BEA2F99" w:rsidR="2ABD1342" w:rsidRPr="00327E8C" w:rsidRDefault="2ABD1342" w:rsidP="009E7B70">
      <w:pPr>
        <w:pStyle w:val="Paragraphedeliste"/>
        <w:numPr>
          <w:ilvl w:val="0"/>
          <w:numId w:val="23"/>
        </w:numPr>
        <w:jc w:val="both"/>
        <w:rPr>
          <w:rFonts w:eastAsiaTheme="minorEastAsia"/>
          <w:lang w:val="en-US"/>
        </w:rPr>
      </w:pPr>
      <w:r w:rsidRPr="00327E8C">
        <w:rPr>
          <w:rFonts w:eastAsiaTheme="minorEastAsia"/>
          <w:lang w:val="en-US"/>
        </w:rPr>
        <w:t>Laurent Dumoulin (ext. 8805)</w:t>
      </w:r>
    </w:p>
    <w:p w14:paraId="572860BF" w14:textId="71B7E8E2" w:rsidR="2ABD1342" w:rsidRPr="00327E8C" w:rsidRDefault="2ABD1342" w:rsidP="009E7B70">
      <w:pPr>
        <w:pStyle w:val="Paragraphedeliste"/>
        <w:numPr>
          <w:ilvl w:val="0"/>
          <w:numId w:val="23"/>
        </w:numPr>
        <w:jc w:val="both"/>
        <w:rPr>
          <w:lang w:val="en-US"/>
        </w:rPr>
      </w:pPr>
      <w:r w:rsidRPr="00327E8C">
        <w:rPr>
          <w:rFonts w:eastAsiaTheme="minorEastAsia"/>
          <w:lang w:val="en-US"/>
        </w:rPr>
        <w:t>Javier Aparicio (ext. 8806</w:t>
      </w:r>
      <w:r w:rsidR="6C83FE52" w:rsidRPr="00327E8C">
        <w:rPr>
          <w:rFonts w:eastAsiaTheme="minorEastAsia"/>
          <w:lang w:val="en-US"/>
        </w:rPr>
        <w:t>)</w:t>
      </w:r>
    </w:p>
    <w:p w14:paraId="1BA4384E" w14:textId="32A69469" w:rsidR="2ABD1342" w:rsidRPr="00327E8C" w:rsidRDefault="2ABD1342" w:rsidP="009E7B70">
      <w:pPr>
        <w:pStyle w:val="Paragraphedeliste"/>
        <w:numPr>
          <w:ilvl w:val="0"/>
          <w:numId w:val="23"/>
        </w:numPr>
        <w:jc w:val="both"/>
        <w:rPr>
          <w:lang w:val="en-US"/>
        </w:rPr>
      </w:pPr>
      <w:r w:rsidRPr="00327E8C">
        <w:rPr>
          <w:rFonts w:eastAsiaTheme="minorEastAsia"/>
          <w:lang w:val="en-US"/>
        </w:rPr>
        <w:t>David Fernandez (ext. 8804)</w:t>
      </w:r>
    </w:p>
    <w:p w14:paraId="5545BE2A" w14:textId="6DB01281" w:rsidR="2ABD1342" w:rsidRPr="00327E8C" w:rsidRDefault="0C9C492A" w:rsidP="009E7B70">
      <w:pPr>
        <w:pStyle w:val="Paragraphedeliste"/>
        <w:numPr>
          <w:ilvl w:val="0"/>
          <w:numId w:val="23"/>
        </w:numPr>
        <w:jc w:val="both"/>
        <w:rPr>
          <w:lang w:val="en-US"/>
        </w:rPr>
      </w:pPr>
      <w:r w:rsidRPr="00327E8C">
        <w:rPr>
          <w:rFonts w:eastAsiaTheme="minorEastAsia"/>
          <w:lang w:val="en-US"/>
        </w:rPr>
        <w:t xml:space="preserve">Séverine </w:t>
      </w:r>
      <w:r w:rsidR="2649E944" w:rsidRPr="00327E8C">
        <w:rPr>
          <w:rFonts w:eastAsiaTheme="minorEastAsia"/>
          <w:lang w:val="en-US"/>
        </w:rPr>
        <w:t xml:space="preserve">Andriulo </w:t>
      </w:r>
      <w:r w:rsidR="2ABD1342" w:rsidRPr="00327E8C">
        <w:rPr>
          <w:rFonts w:eastAsiaTheme="minorEastAsia"/>
          <w:lang w:val="en-US"/>
        </w:rPr>
        <w:t>(ext. 8800)</w:t>
      </w:r>
    </w:p>
    <w:p w14:paraId="2C605A74" w14:textId="3B8E953C" w:rsidR="2ABD1342" w:rsidRPr="00327E8C" w:rsidRDefault="2ABD1342" w:rsidP="7BFD7002">
      <w:pPr>
        <w:jc w:val="both"/>
        <w:rPr>
          <w:rFonts w:eastAsiaTheme="minorEastAsia"/>
          <w:u w:val="single"/>
          <w:lang w:val="en-US"/>
        </w:rPr>
      </w:pPr>
      <w:r w:rsidRPr="00327E8C">
        <w:rPr>
          <w:rFonts w:eastAsiaTheme="minorEastAsia"/>
          <w:u w:val="single"/>
          <w:lang w:val="en-US"/>
        </w:rPr>
        <w:t>Emergency helpdesk</w:t>
      </w:r>
      <w:r w:rsidR="3A47AC9B" w:rsidRPr="00327E8C">
        <w:rPr>
          <w:rFonts w:eastAsiaTheme="minorEastAsia"/>
          <w:u w:val="single"/>
          <w:lang w:val="en-US"/>
        </w:rPr>
        <w:t>:</w:t>
      </w:r>
    </w:p>
    <w:p w14:paraId="72983E37" w14:textId="2D2B410A" w:rsidR="3A47AC9B" w:rsidRPr="00327E8C" w:rsidRDefault="3A47AC9B" w:rsidP="345F446D">
      <w:pPr>
        <w:spacing w:after="0" w:line="240" w:lineRule="auto"/>
        <w:jc w:val="both"/>
        <w:rPr>
          <w:rFonts w:eastAsiaTheme="minorEastAsia"/>
          <w:u w:val="single"/>
          <w:lang w:val="en-US"/>
        </w:rPr>
      </w:pPr>
      <w:r w:rsidRPr="00327E8C">
        <w:rPr>
          <w:rFonts w:eastAsiaTheme="minorEastAsia"/>
          <w:lang w:val="en-US"/>
        </w:rPr>
        <w:t xml:space="preserve">The emergency helpdesk is </w:t>
      </w:r>
      <w:r w:rsidR="2ABD1342" w:rsidRPr="00327E8C">
        <w:rPr>
          <w:rFonts w:eastAsiaTheme="minorEastAsia"/>
          <w:lang w:val="en-US"/>
        </w:rPr>
        <w:t>available after office hours</w:t>
      </w:r>
      <w:r w:rsidR="3DD76C62" w:rsidRPr="00327E8C">
        <w:rPr>
          <w:rFonts w:eastAsiaTheme="minorEastAsia"/>
          <w:lang w:val="en-US"/>
        </w:rPr>
        <w:t xml:space="preserve">, </w:t>
      </w:r>
      <w:r w:rsidR="2ABD1342" w:rsidRPr="00327E8C">
        <w:rPr>
          <w:rFonts w:eastAsiaTheme="minorEastAsia"/>
          <w:lang w:val="en-US"/>
        </w:rPr>
        <w:t>during week-ends</w:t>
      </w:r>
      <w:r w:rsidR="716107CA" w:rsidRPr="00327E8C">
        <w:rPr>
          <w:rFonts w:eastAsiaTheme="minorEastAsia"/>
          <w:lang w:val="en-US"/>
        </w:rPr>
        <w:t xml:space="preserve"> and</w:t>
      </w:r>
      <w:r w:rsidR="627CBF4D" w:rsidRPr="00327E8C">
        <w:rPr>
          <w:rFonts w:eastAsiaTheme="minorEastAsia"/>
          <w:lang w:val="en-US"/>
        </w:rPr>
        <w:t xml:space="preserve"> public holiday</w:t>
      </w:r>
      <w:r w:rsidR="3BB00B12" w:rsidRPr="00327E8C">
        <w:rPr>
          <w:rFonts w:eastAsiaTheme="minorEastAsia"/>
          <w:lang w:val="en-US"/>
        </w:rPr>
        <w:t>s.</w:t>
      </w:r>
    </w:p>
    <w:p w14:paraId="2614EC20" w14:textId="77777777" w:rsidR="00776182" w:rsidRPr="00776182" w:rsidRDefault="1F5B5C10" w:rsidP="00B970BB">
      <w:pPr>
        <w:pStyle w:val="Paragraphedeliste"/>
        <w:numPr>
          <w:ilvl w:val="0"/>
          <w:numId w:val="22"/>
        </w:numPr>
        <w:spacing w:after="0" w:line="240" w:lineRule="auto"/>
        <w:jc w:val="both"/>
        <w:rPr>
          <w:color w:val="000000" w:themeColor="text1"/>
          <w:u w:val="single"/>
          <w:lang w:val="en-US"/>
        </w:rPr>
      </w:pPr>
      <w:r w:rsidRPr="00776182">
        <w:rPr>
          <w:rFonts w:eastAsiaTheme="minorEastAsia"/>
          <w:color w:val="E98052"/>
          <w:u w:val="single"/>
          <w:lang w:val="en-US"/>
        </w:rPr>
        <w:t>e</w:t>
      </w:r>
      <w:r w:rsidR="00185743" w:rsidRPr="00776182">
        <w:fldChar w:fldCharType="begin"/>
      </w:r>
      <w:r w:rsidR="00185743" w:rsidRPr="00776182">
        <w:rPr>
          <w:lang w:val="en-US"/>
          <w:rPrChange w:id="97" w:author="Anais Bobst" w:date="2020-06-11T16:26:00Z">
            <w:rPr/>
          </w:rPrChange>
        </w:rPr>
        <w:instrText xml:space="preserve"> HYPERLINK "mailto:Emergency@ngotravels.ch" \h </w:instrText>
      </w:r>
      <w:r w:rsidR="00185743" w:rsidRPr="00776182">
        <w:fldChar w:fldCharType="separate"/>
      </w:r>
      <w:r w:rsidR="0459E68B" w:rsidRPr="00776182">
        <w:rPr>
          <w:rFonts w:eastAsiaTheme="minorEastAsia"/>
          <w:color w:val="E98052"/>
          <w:u w:val="single"/>
          <w:lang w:val="en-US"/>
        </w:rPr>
        <w:t>mergency@ngotravels.</w:t>
      </w:r>
      <w:r w:rsidR="5D788F43" w:rsidRPr="00776182">
        <w:rPr>
          <w:rFonts w:eastAsiaTheme="minorEastAsia"/>
          <w:color w:val="E98052"/>
          <w:u w:val="single"/>
          <w:lang w:val="en-US"/>
        </w:rPr>
        <w:t>c</w:t>
      </w:r>
      <w:r w:rsidR="300C595D" w:rsidRPr="00776182">
        <w:rPr>
          <w:rFonts w:eastAsiaTheme="minorEastAsia"/>
          <w:color w:val="E98052"/>
          <w:u w:val="single"/>
          <w:lang w:val="en-US"/>
        </w:rPr>
        <w:t>h</w:t>
      </w:r>
      <w:r w:rsidR="00185743" w:rsidRPr="00776182">
        <w:rPr>
          <w:rFonts w:eastAsiaTheme="minorEastAsia"/>
          <w:color w:val="E98052"/>
          <w:u w:val="single"/>
          <w:lang w:val="en-US"/>
        </w:rPr>
        <w:fldChar w:fldCharType="end"/>
      </w:r>
      <w:r w:rsidR="00776182">
        <w:rPr>
          <w:rFonts w:eastAsiaTheme="minorEastAsia"/>
          <w:lang w:val="en-US"/>
        </w:rPr>
        <w:t xml:space="preserve"> </w:t>
      </w:r>
    </w:p>
    <w:p w14:paraId="29794076" w14:textId="55EDFD22" w:rsidR="0459E68B" w:rsidRPr="00776182" w:rsidRDefault="2F451B01" w:rsidP="00B970BB">
      <w:pPr>
        <w:pStyle w:val="Paragraphedeliste"/>
        <w:numPr>
          <w:ilvl w:val="0"/>
          <w:numId w:val="22"/>
        </w:numPr>
        <w:spacing w:after="0" w:line="240" w:lineRule="auto"/>
        <w:jc w:val="both"/>
        <w:rPr>
          <w:color w:val="000000" w:themeColor="text1"/>
          <w:u w:val="single"/>
          <w:lang w:val="en-US"/>
        </w:rPr>
      </w:pPr>
      <w:r w:rsidRPr="00776182">
        <w:rPr>
          <w:rFonts w:eastAsiaTheme="minorEastAsia"/>
          <w:lang w:val="en-US"/>
        </w:rPr>
        <w:t>T</w:t>
      </w:r>
      <w:r w:rsidR="2ABD1342" w:rsidRPr="00776182">
        <w:rPr>
          <w:rFonts w:eastAsiaTheme="minorEastAsia"/>
          <w:lang w:val="en-US"/>
        </w:rPr>
        <w:t>el. +</w:t>
      </w:r>
      <w:r w:rsidR="4D0EE06C" w:rsidRPr="00776182">
        <w:rPr>
          <w:rFonts w:eastAsiaTheme="minorEastAsia"/>
          <w:b/>
          <w:bCs/>
          <w:lang w:val="en-US"/>
        </w:rPr>
        <w:t xml:space="preserve"> </w:t>
      </w:r>
      <w:r w:rsidR="4D0EE06C" w:rsidRPr="00776182">
        <w:rPr>
          <w:rFonts w:eastAsiaTheme="minorEastAsia"/>
          <w:lang w:val="en-US"/>
        </w:rPr>
        <w:t>41 22 501 72 22</w:t>
      </w:r>
    </w:p>
    <w:p w14:paraId="788D6C97" w14:textId="513C61FF" w:rsidR="6BF73719" w:rsidRPr="00327E8C" w:rsidRDefault="2ABD1342" w:rsidP="345F446D">
      <w:pPr>
        <w:spacing w:after="20"/>
        <w:jc w:val="both"/>
        <w:rPr>
          <w:rFonts w:eastAsiaTheme="minorEastAsia"/>
          <w:lang w:val="en-US"/>
        </w:rPr>
      </w:pPr>
      <w:r w:rsidRPr="00327E8C">
        <w:rPr>
          <w:rFonts w:eastAsiaTheme="minorEastAsia"/>
          <w:lang w:val="en-US"/>
        </w:rPr>
        <w:t>Each request made through the helpdesk is charged 50</w:t>
      </w:r>
      <w:r w:rsidR="2157BDDA" w:rsidRPr="00327E8C">
        <w:rPr>
          <w:rFonts w:eastAsiaTheme="minorEastAsia"/>
          <w:lang w:val="en-US"/>
        </w:rPr>
        <w:t xml:space="preserve"> </w:t>
      </w:r>
      <w:r w:rsidRPr="00327E8C">
        <w:rPr>
          <w:rFonts w:eastAsiaTheme="minorEastAsia"/>
          <w:lang w:val="en-US"/>
        </w:rPr>
        <w:t>chf.</w:t>
      </w:r>
    </w:p>
    <w:p w14:paraId="37159627" w14:textId="0879A52F" w:rsidR="7ABC6C89" w:rsidRPr="00327E8C" w:rsidRDefault="7ABC6C89" w:rsidP="7ABC6C89">
      <w:pPr>
        <w:spacing w:after="20"/>
        <w:jc w:val="both"/>
        <w:rPr>
          <w:rFonts w:eastAsiaTheme="minorEastAsia"/>
          <w:lang w:val="en-US"/>
        </w:rPr>
      </w:pPr>
    </w:p>
    <w:p w14:paraId="65C8269D" w14:textId="2D9AE66A" w:rsidR="6983A376" w:rsidRPr="00327E8C" w:rsidRDefault="6983A376" w:rsidP="009E7B70">
      <w:pPr>
        <w:pStyle w:val="Paragraphedeliste"/>
        <w:numPr>
          <w:ilvl w:val="0"/>
          <w:numId w:val="9"/>
        </w:numPr>
        <w:spacing w:after="20"/>
        <w:jc w:val="both"/>
        <w:rPr>
          <w:rFonts w:asciiTheme="minorEastAsia" w:eastAsiaTheme="minorEastAsia" w:hAnsiTheme="minorEastAsia" w:cstheme="minorEastAsia"/>
          <w:b/>
          <w:bCs/>
          <w:lang w:val="en-US"/>
        </w:rPr>
      </w:pPr>
      <w:r w:rsidRPr="00327E8C">
        <w:rPr>
          <w:rFonts w:eastAsiaTheme="minorEastAsia"/>
          <w:b/>
          <w:bCs/>
          <w:lang w:val="en-US"/>
        </w:rPr>
        <w:t xml:space="preserve">Aladin Voyages Tunisia </w:t>
      </w:r>
      <w:r w:rsidR="2502ABFE" w:rsidRPr="00327E8C">
        <w:rPr>
          <w:rFonts w:eastAsiaTheme="minorEastAsia"/>
          <w:b/>
          <w:bCs/>
          <w:lang w:val="en-US"/>
        </w:rPr>
        <w:t>-</w:t>
      </w:r>
      <w:r w:rsidRPr="00327E8C">
        <w:rPr>
          <w:rFonts w:eastAsiaTheme="minorEastAsia"/>
          <w:b/>
          <w:bCs/>
          <w:lang w:val="en-US"/>
        </w:rPr>
        <w:t xml:space="preserve"> Travel &amp; Tourism</w:t>
      </w:r>
    </w:p>
    <w:p w14:paraId="307EB79D" w14:textId="763E5FCD" w:rsidR="6983A376" w:rsidRPr="00327E8C" w:rsidRDefault="6983A376" w:rsidP="5F61B7DC">
      <w:pPr>
        <w:spacing w:after="20"/>
        <w:jc w:val="both"/>
        <w:rPr>
          <w:rFonts w:eastAsiaTheme="minorEastAsia"/>
          <w:lang w:val="en-US"/>
        </w:rPr>
      </w:pPr>
      <w:r w:rsidRPr="00327E8C">
        <w:rPr>
          <w:rFonts w:eastAsiaTheme="minorEastAsia"/>
          <w:lang w:val="en-US"/>
        </w:rPr>
        <w:t>Address: 65, rue Abderrahman Ibn Ouf 2091 El Menzah VI - Tunisia</w:t>
      </w:r>
    </w:p>
    <w:p w14:paraId="6EDCA5D2" w14:textId="3615334A" w:rsidR="63AE20EE" w:rsidRPr="00327E8C" w:rsidRDefault="63AE20EE" w:rsidP="5F61B7DC">
      <w:pPr>
        <w:spacing w:after="20"/>
        <w:jc w:val="both"/>
        <w:rPr>
          <w:rFonts w:eastAsiaTheme="minorEastAsia"/>
          <w:lang w:val="en-US"/>
        </w:rPr>
      </w:pPr>
      <w:r w:rsidRPr="00327E8C">
        <w:rPr>
          <w:rFonts w:eastAsiaTheme="minorEastAsia"/>
          <w:lang w:val="en-US"/>
        </w:rPr>
        <w:t>Tel:</w:t>
      </w:r>
      <w:r w:rsidR="6983A376" w:rsidRPr="00327E8C">
        <w:rPr>
          <w:rFonts w:eastAsiaTheme="minorEastAsia"/>
          <w:lang w:val="en-US"/>
        </w:rPr>
        <w:t xml:space="preserve"> +216 71 237 674 / +216 71 236 644</w:t>
      </w:r>
    </w:p>
    <w:p w14:paraId="04F5DB9E" w14:textId="2DADEF8D" w:rsidR="4F2EF392" w:rsidRPr="00327E8C" w:rsidRDefault="4F2EF392" w:rsidP="5F61B7DC">
      <w:pPr>
        <w:spacing w:after="20"/>
        <w:jc w:val="both"/>
        <w:rPr>
          <w:rFonts w:eastAsiaTheme="minorEastAsia"/>
          <w:lang w:val="en-US"/>
        </w:rPr>
      </w:pPr>
      <w:r w:rsidRPr="00327E8C">
        <w:rPr>
          <w:rFonts w:eastAsiaTheme="minorEastAsia"/>
          <w:lang w:val="en-US"/>
        </w:rPr>
        <w:t>Fax:</w:t>
      </w:r>
      <w:r w:rsidR="6983A376" w:rsidRPr="00327E8C">
        <w:rPr>
          <w:rFonts w:eastAsiaTheme="minorEastAsia"/>
          <w:lang w:val="en-US"/>
        </w:rPr>
        <w:t xml:space="preserve"> +216 71 231 346 / 71 751 165</w:t>
      </w:r>
    </w:p>
    <w:p w14:paraId="766A12F6" w14:textId="72B91955" w:rsidR="60A34EB3" w:rsidRPr="00D5244C" w:rsidRDefault="60A34EB3" w:rsidP="5AC54F22">
      <w:pPr>
        <w:spacing w:after="20"/>
        <w:jc w:val="both"/>
        <w:rPr>
          <w:rFonts w:eastAsiaTheme="minorEastAsia"/>
        </w:rPr>
      </w:pPr>
      <w:r w:rsidRPr="00D5244C">
        <w:rPr>
          <w:rFonts w:eastAsiaTheme="minorEastAsia"/>
        </w:rPr>
        <w:t>E-mail:</w:t>
      </w:r>
      <w:r w:rsidR="6983A376" w:rsidRPr="00D5244C">
        <w:rPr>
          <w:rFonts w:eastAsiaTheme="minorEastAsia"/>
        </w:rPr>
        <w:t xml:space="preserve"> </w:t>
      </w:r>
      <w:hyperlink r:id="rId37">
        <w:r w:rsidR="6983A376" w:rsidRPr="00D5244C">
          <w:rPr>
            <w:rStyle w:val="Lienhypertexte"/>
            <w:rFonts w:eastAsiaTheme="minorEastAsia"/>
          </w:rPr>
          <w:t>aladin.voyages@topnet.tn</w:t>
        </w:r>
      </w:hyperlink>
    </w:p>
    <w:p w14:paraId="1C656F24" w14:textId="63BB610B" w:rsidR="13835C19" w:rsidRPr="00D5244C" w:rsidRDefault="13835C19" w:rsidP="5AC54F22">
      <w:pPr>
        <w:spacing w:after="20"/>
        <w:jc w:val="both"/>
        <w:rPr>
          <w:rFonts w:eastAsiaTheme="minorEastAsia"/>
        </w:rPr>
      </w:pPr>
    </w:p>
    <w:p w14:paraId="1E68E2C3" w14:textId="544A31FD" w:rsidR="13835C19" w:rsidRPr="00327E8C" w:rsidRDefault="68B4D786" w:rsidP="543DC7D0">
      <w:pPr>
        <w:pStyle w:val="Paragraphedeliste"/>
        <w:numPr>
          <w:ilvl w:val="1"/>
          <w:numId w:val="33"/>
        </w:numPr>
        <w:spacing w:after="20"/>
        <w:outlineLvl w:val="1"/>
        <w:rPr>
          <w:b/>
          <w:bCs/>
          <w:lang w:val="en-US"/>
        </w:rPr>
      </w:pPr>
      <w:r w:rsidRPr="5A32CD7D">
        <w:rPr>
          <w:b/>
          <w:bCs/>
          <w:lang w:val="en-US"/>
        </w:rPr>
        <w:t>Taxi Companies</w:t>
      </w:r>
    </w:p>
    <w:p w14:paraId="175D561F" w14:textId="4310610E" w:rsidR="13835C19" w:rsidRPr="00327E8C" w:rsidRDefault="456BE01A" w:rsidP="009E7B70">
      <w:pPr>
        <w:pStyle w:val="Paragraphedeliste"/>
        <w:numPr>
          <w:ilvl w:val="0"/>
          <w:numId w:val="4"/>
        </w:numPr>
        <w:spacing w:after="20"/>
        <w:jc w:val="both"/>
        <w:rPr>
          <w:rFonts w:asciiTheme="minorEastAsia" w:eastAsiaTheme="minorEastAsia" w:hAnsiTheme="minorEastAsia" w:cstheme="minorEastAsia"/>
          <w:b/>
          <w:bCs/>
          <w:lang w:val="en-US"/>
        </w:rPr>
      </w:pPr>
      <w:r w:rsidRPr="00327E8C">
        <w:rPr>
          <w:rFonts w:eastAsiaTheme="minorEastAsia"/>
          <w:b/>
          <w:bCs/>
          <w:lang w:val="en-US"/>
        </w:rPr>
        <w:t>Ambassador Taxi</w:t>
      </w:r>
    </w:p>
    <w:p w14:paraId="41AB0625" w14:textId="2B72BD8C" w:rsidR="13835C19" w:rsidRPr="00327E8C" w:rsidRDefault="4F9915EE" w:rsidP="59E29E25">
      <w:pPr>
        <w:spacing w:after="20"/>
        <w:jc w:val="both"/>
        <w:rPr>
          <w:lang w:val="en-US"/>
        </w:rPr>
      </w:pPr>
      <w:r w:rsidRPr="00327E8C">
        <w:rPr>
          <w:lang w:val="en-US"/>
        </w:rPr>
        <w:t>Rue Docteur-Alfred-Vincent 7, 1201 Genève</w:t>
      </w:r>
    </w:p>
    <w:p w14:paraId="5AD89823" w14:textId="0D3BECD7" w:rsidR="13835C19" w:rsidRPr="00327E8C" w:rsidRDefault="0C9B8AB1" w:rsidP="5AC54F22">
      <w:pPr>
        <w:spacing w:after="20"/>
        <w:rPr>
          <w:lang w:val="en-US"/>
        </w:rPr>
      </w:pPr>
      <w:r w:rsidRPr="00327E8C">
        <w:rPr>
          <w:lang w:val="en-US"/>
        </w:rPr>
        <w:t>Phone</w:t>
      </w:r>
      <w:r w:rsidR="1E785169" w:rsidRPr="00327E8C">
        <w:rPr>
          <w:lang w:val="en-US"/>
        </w:rPr>
        <w:t xml:space="preserve">: +41 22 731 41 41 </w:t>
      </w:r>
      <w:r w:rsidR="13835C19" w:rsidRPr="00327E8C">
        <w:rPr>
          <w:lang w:val="en-US"/>
        </w:rPr>
        <w:br/>
      </w:r>
      <w:r w:rsidR="1E785169" w:rsidRPr="00327E8C">
        <w:rPr>
          <w:lang w:val="en-US"/>
        </w:rPr>
        <w:t xml:space="preserve">Web: </w:t>
      </w:r>
      <w:r w:rsidR="1E785169" w:rsidRPr="00327E8C">
        <w:rPr>
          <w:color w:val="E98052"/>
          <w:u w:val="single"/>
          <w:lang w:val="en-US"/>
        </w:rPr>
        <w:t>www.ambataxi</w:t>
      </w:r>
      <w:r w:rsidR="2EFBB72A" w:rsidRPr="00327E8C">
        <w:rPr>
          <w:color w:val="E98052"/>
          <w:u w:val="single"/>
          <w:lang w:val="en-US"/>
        </w:rPr>
        <w:t>.ch</w:t>
      </w:r>
      <w:r w:rsidR="2EFBB72A" w:rsidRPr="00327E8C">
        <w:rPr>
          <w:lang w:val="en-US"/>
        </w:rPr>
        <w:t xml:space="preserve"> </w:t>
      </w:r>
      <w:r w:rsidR="13835C19" w:rsidRPr="00327E8C">
        <w:rPr>
          <w:lang w:val="en-US"/>
        </w:rPr>
        <w:br/>
      </w:r>
      <w:r w:rsidR="1E785169" w:rsidRPr="00327E8C">
        <w:rPr>
          <w:lang w:val="en-US"/>
        </w:rPr>
        <w:t xml:space="preserve"> E-mail: </w:t>
      </w:r>
      <w:r w:rsidR="00185743">
        <w:fldChar w:fldCharType="begin"/>
      </w:r>
      <w:r w:rsidR="00185743" w:rsidRPr="00B948BB">
        <w:rPr>
          <w:lang w:val="en-US"/>
          <w:rPrChange w:id="98" w:author="Anais Bobst" w:date="2020-06-11T16:26:00Z">
            <w:rPr/>
          </w:rPrChange>
        </w:rPr>
        <w:instrText xml:space="preserve"> HYPERLINK "mailto:info@ambataxi.ch" \h </w:instrText>
      </w:r>
      <w:r w:rsidR="00185743">
        <w:fldChar w:fldCharType="separate"/>
      </w:r>
      <w:r w:rsidR="1E785169" w:rsidRPr="00327E8C">
        <w:rPr>
          <w:rStyle w:val="Lienhypertexte"/>
          <w:lang w:val="en-US"/>
        </w:rPr>
        <w:t>info@ambataxi.ch</w:t>
      </w:r>
      <w:r w:rsidR="00185743">
        <w:rPr>
          <w:rStyle w:val="Lienhypertexte"/>
          <w:lang w:val="en-US"/>
        </w:rPr>
        <w:fldChar w:fldCharType="end"/>
      </w:r>
    </w:p>
    <w:p w14:paraId="481FCB99" w14:textId="5531A0EA" w:rsidR="29A32D16" w:rsidRPr="00327E8C" w:rsidRDefault="29A32D16" w:rsidP="29A32D16">
      <w:pPr>
        <w:spacing w:after="20"/>
        <w:rPr>
          <w:lang w:val="en-US"/>
        </w:rPr>
      </w:pPr>
    </w:p>
    <w:p w14:paraId="1ED69463" w14:textId="3B378AE9" w:rsidR="13835C19" w:rsidRPr="00327E8C" w:rsidRDefault="5679F21D" w:rsidP="009E7B70">
      <w:pPr>
        <w:pStyle w:val="Paragraphedeliste"/>
        <w:numPr>
          <w:ilvl w:val="0"/>
          <w:numId w:val="3"/>
        </w:numPr>
        <w:spacing w:after="0"/>
        <w:rPr>
          <w:rFonts w:eastAsiaTheme="minorEastAsia"/>
          <w:b/>
          <w:bCs/>
          <w:lang w:val="en-US"/>
        </w:rPr>
      </w:pPr>
      <w:r w:rsidRPr="00327E8C">
        <w:rPr>
          <w:b/>
          <w:bCs/>
          <w:lang w:val="en-US"/>
        </w:rPr>
        <w:t>Coopérative Taxis 202</w:t>
      </w:r>
    </w:p>
    <w:p w14:paraId="10C5633B" w14:textId="59A1955D" w:rsidR="13835C19" w:rsidRPr="00327E8C" w:rsidRDefault="5679F21D" w:rsidP="5AC54F22">
      <w:pPr>
        <w:spacing w:after="0"/>
        <w:rPr>
          <w:lang w:val="en-US"/>
        </w:rPr>
      </w:pPr>
      <w:r w:rsidRPr="00327E8C">
        <w:rPr>
          <w:lang w:val="en-US"/>
        </w:rPr>
        <w:t>Rue Alfred-Vincent 7, 1201 Genève</w:t>
      </w:r>
      <w:r w:rsidR="75AA7079" w:rsidRPr="00327E8C">
        <w:rPr>
          <w:lang w:val="en-US"/>
        </w:rPr>
        <w:t xml:space="preserve"> </w:t>
      </w:r>
    </w:p>
    <w:p w14:paraId="75C8AB3B" w14:textId="193059AE" w:rsidR="13835C19" w:rsidRPr="00327E8C" w:rsidRDefault="2190E960" w:rsidP="5AC54F22">
      <w:pPr>
        <w:spacing w:after="0" w:line="240" w:lineRule="auto"/>
        <w:rPr>
          <w:lang w:val="en-US"/>
        </w:rPr>
      </w:pPr>
      <w:r w:rsidRPr="00327E8C">
        <w:rPr>
          <w:lang w:val="en-US"/>
        </w:rPr>
        <w:t xml:space="preserve">Phone: +41 </w:t>
      </w:r>
      <w:r w:rsidR="75AA7079" w:rsidRPr="00327E8C">
        <w:rPr>
          <w:lang w:val="en-US"/>
        </w:rPr>
        <w:t>22 320</w:t>
      </w:r>
      <w:r w:rsidR="012D8983" w:rsidRPr="00327E8C">
        <w:rPr>
          <w:lang w:val="en-US"/>
        </w:rPr>
        <w:t xml:space="preserve"> </w:t>
      </w:r>
      <w:r w:rsidR="75AA7079" w:rsidRPr="00327E8C">
        <w:rPr>
          <w:lang w:val="en-US"/>
        </w:rPr>
        <w:t>22</w:t>
      </w:r>
      <w:r w:rsidR="18F8543A" w:rsidRPr="00327E8C">
        <w:rPr>
          <w:lang w:val="en-US"/>
        </w:rPr>
        <w:t xml:space="preserve"> </w:t>
      </w:r>
      <w:r w:rsidR="75AA7079" w:rsidRPr="00327E8C">
        <w:rPr>
          <w:lang w:val="en-US"/>
        </w:rPr>
        <w:t>02</w:t>
      </w:r>
    </w:p>
    <w:p w14:paraId="09399F34" w14:textId="3C034B74" w:rsidR="13835C19" w:rsidRPr="00327E8C" w:rsidRDefault="6E24B191" w:rsidP="5AC54F22">
      <w:pPr>
        <w:spacing w:after="0" w:line="240" w:lineRule="auto"/>
        <w:rPr>
          <w:lang w:val="en-US"/>
        </w:rPr>
      </w:pPr>
      <w:r w:rsidRPr="00327E8C">
        <w:rPr>
          <w:lang w:val="en-US"/>
        </w:rPr>
        <w:t xml:space="preserve">Web: </w:t>
      </w:r>
      <w:hyperlink r:id="rId38">
        <w:r w:rsidRPr="00327E8C">
          <w:rPr>
            <w:rStyle w:val="Lienhypertexte"/>
            <w:lang w:val="en-US"/>
          </w:rPr>
          <w:t>www.taxis.ch</w:t>
        </w:r>
      </w:hyperlink>
      <w:r w:rsidRPr="00327E8C">
        <w:rPr>
          <w:lang w:val="en-US"/>
        </w:rPr>
        <w:t xml:space="preserve"> </w:t>
      </w:r>
    </w:p>
    <w:p w14:paraId="6B98F1F2" w14:textId="6EF1C0E1" w:rsidR="018CD4B9" w:rsidRPr="00327E8C" w:rsidRDefault="018CD4B9" w:rsidP="6BF73719">
      <w:pPr>
        <w:spacing w:after="0" w:line="240" w:lineRule="auto"/>
        <w:rPr>
          <w:lang w:val="en-US"/>
        </w:rPr>
      </w:pPr>
      <w:r w:rsidRPr="00327E8C">
        <w:rPr>
          <w:lang w:val="en-US"/>
        </w:rPr>
        <w:t xml:space="preserve">Email:  </w:t>
      </w:r>
      <w:hyperlink r:id="rId39">
        <w:r w:rsidRPr="00327E8C">
          <w:rPr>
            <w:rStyle w:val="Lienhypertexte"/>
            <w:lang w:val="en-US"/>
          </w:rPr>
          <w:t>info@taxis.ch</w:t>
        </w:r>
      </w:hyperlink>
    </w:p>
    <w:p w14:paraId="48E2A935" w14:textId="41AB877F" w:rsidR="00C42CBF" w:rsidRPr="00327E8C" w:rsidRDefault="00C42CBF" w:rsidP="3B318E6E">
      <w:pPr>
        <w:spacing w:after="0" w:line="240" w:lineRule="auto"/>
        <w:rPr>
          <w:lang w:val="en-US"/>
        </w:rPr>
      </w:pPr>
    </w:p>
    <w:p w14:paraId="5849F624" w14:textId="0F435667" w:rsidR="13835C19" w:rsidRPr="00327E8C" w:rsidRDefault="13835C19" w:rsidP="009E7B70">
      <w:pPr>
        <w:pStyle w:val="Paragraphedeliste"/>
        <w:numPr>
          <w:ilvl w:val="0"/>
          <w:numId w:val="2"/>
        </w:numPr>
        <w:spacing w:after="0"/>
        <w:rPr>
          <w:rFonts w:asciiTheme="minorEastAsia" w:eastAsiaTheme="minorEastAsia" w:hAnsiTheme="minorEastAsia" w:cstheme="minorEastAsia"/>
          <w:b/>
          <w:bCs/>
          <w:lang w:val="en-US"/>
        </w:rPr>
      </w:pPr>
      <w:r w:rsidRPr="00327E8C">
        <w:rPr>
          <w:rFonts w:eastAsiaTheme="minorEastAsia"/>
          <w:b/>
          <w:bCs/>
          <w:lang w:val="en-US"/>
        </w:rPr>
        <w:t>Globe Limousine</w:t>
      </w:r>
      <w:r w:rsidR="0571249F" w:rsidRPr="00327E8C">
        <w:rPr>
          <w:rFonts w:eastAsiaTheme="minorEastAsia"/>
          <w:b/>
          <w:bCs/>
          <w:lang w:val="en-US"/>
        </w:rPr>
        <w:t>s</w:t>
      </w:r>
      <w:r w:rsidR="00C42CBF" w:rsidRPr="00327E8C">
        <w:rPr>
          <w:rFonts w:eastAsiaTheme="minorEastAsia"/>
          <w:b/>
          <w:bCs/>
          <w:lang w:val="en-US"/>
        </w:rPr>
        <w:t xml:space="preserve"> (group transfers)</w:t>
      </w:r>
    </w:p>
    <w:p w14:paraId="3ADA85DB" w14:textId="4E393F66" w:rsidR="207157D0" w:rsidRPr="00D5244C" w:rsidRDefault="207157D0" w:rsidP="5AC54F22">
      <w:pPr>
        <w:spacing w:after="0"/>
      </w:pPr>
      <w:r w:rsidRPr="00D5244C">
        <w:t>Route du Bois-des-Frères 81, 1219 Vernier</w:t>
      </w:r>
    </w:p>
    <w:p w14:paraId="703AA1D7" w14:textId="0010D0C6" w:rsidR="207157D0" w:rsidRPr="00327E8C" w:rsidRDefault="207157D0" w:rsidP="5AC54F22">
      <w:pPr>
        <w:spacing w:after="0"/>
        <w:rPr>
          <w:lang w:val="en-US"/>
        </w:rPr>
      </w:pPr>
      <w:r w:rsidRPr="00327E8C">
        <w:rPr>
          <w:lang w:val="en-US"/>
        </w:rPr>
        <w:t>Phone: +41 22 731 07 50</w:t>
      </w:r>
    </w:p>
    <w:p w14:paraId="7D71F6FD" w14:textId="1296D0B5" w:rsidR="207157D0" w:rsidRPr="00327E8C" w:rsidRDefault="207157D0" w:rsidP="5AC54F22">
      <w:pPr>
        <w:spacing w:after="0"/>
        <w:rPr>
          <w:lang w:val="en-US"/>
        </w:rPr>
      </w:pPr>
      <w:r w:rsidRPr="00327E8C">
        <w:rPr>
          <w:lang w:val="en-US"/>
        </w:rPr>
        <w:t xml:space="preserve">Web: </w:t>
      </w:r>
      <w:r w:rsidR="00185743">
        <w:fldChar w:fldCharType="begin"/>
      </w:r>
      <w:r w:rsidR="00185743" w:rsidRPr="00B948BB">
        <w:rPr>
          <w:lang w:val="en-US"/>
          <w:rPrChange w:id="99" w:author="Anais Bobst" w:date="2020-06-11T16:26:00Z">
            <w:rPr/>
          </w:rPrChange>
        </w:rPr>
        <w:instrText xml:space="preserve"> HYPERLINK "http://www.globelimosa.com" \h </w:instrText>
      </w:r>
      <w:r w:rsidR="00185743">
        <w:fldChar w:fldCharType="separate"/>
      </w:r>
      <w:r w:rsidRPr="00327E8C">
        <w:rPr>
          <w:rStyle w:val="Lienhypertexte"/>
          <w:lang w:val="en-US"/>
        </w:rPr>
        <w:t>www.globelimosa.com</w:t>
      </w:r>
      <w:r w:rsidR="00185743">
        <w:rPr>
          <w:rStyle w:val="Lienhypertexte"/>
          <w:lang w:val="en-US"/>
        </w:rPr>
        <w:fldChar w:fldCharType="end"/>
      </w:r>
    </w:p>
    <w:p w14:paraId="0120DD7B" w14:textId="5760CCCF" w:rsidR="6D3CED74" w:rsidRPr="00327E8C" w:rsidRDefault="6D3CED74" w:rsidP="5AC54F22">
      <w:pPr>
        <w:spacing w:after="0"/>
        <w:rPr>
          <w:lang w:val="en-US"/>
        </w:rPr>
      </w:pPr>
      <w:r w:rsidRPr="00327E8C">
        <w:rPr>
          <w:lang w:val="en-US"/>
        </w:rPr>
        <w:t xml:space="preserve">E-mail: </w:t>
      </w:r>
      <w:r w:rsidR="00185743">
        <w:fldChar w:fldCharType="begin"/>
      </w:r>
      <w:r w:rsidR="00185743" w:rsidRPr="00B948BB">
        <w:rPr>
          <w:lang w:val="en-US"/>
          <w:rPrChange w:id="100" w:author="Anais Bobst" w:date="2020-06-11T16:26:00Z">
            <w:rPr/>
          </w:rPrChange>
        </w:rPr>
        <w:instrText xml:space="preserve"> HYPERLINK "mailto:info@globelimousines.ch" \h </w:instrText>
      </w:r>
      <w:r w:rsidR="00185743">
        <w:fldChar w:fldCharType="separate"/>
      </w:r>
      <w:r w:rsidRPr="00327E8C">
        <w:rPr>
          <w:rStyle w:val="Lienhypertexte"/>
          <w:lang w:val="en-US"/>
        </w:rPr>
        <w:t>info@globelimousines.ch</w:t>
      </w:r>
      <w:r w:rsidR="00185743">
        <w:rPr>
          <w:rStyle w:val="Lienhypertexte"/>
          <w:lang w:val="en-US"/>
        </w:rPr>
        <w:fldChar w:fldCharType="end"/>
      </w:r>
    </w:p>
    <w:p w14:paraId="634A68EA" w14:textId="78BE70CC" w:rsidR="00C42CBF" w:rsidRPr="00327E8C" w:rsidRDefault="00C42CBF" w:rsidP="3B318E6E">
      <w:pPr>
        <w:spacing w:after="20"/>
        <w:ind w:left="360"/>
        <w:jc w:val="both"/>
        <w:rPr>
          <w:rFonts w:eastAsiaTheme="minorEastAsia"/>
          <w:lang w:val="en-US"/>
        </w:rPr>
      </w:pPr>
    </w:p>
    <w:p w14:paraId="2E70A526" w14:textId="0AA9B06B" w:rsidR="5AC54F22" w:rsidRPr="00327E8C" w:rsidRDefault="13835C19" w:rsidP="009E7B70">
      <w:pPr>
        <w:pStyle w:val="Paragraphedeliste"/>
        <w:numPr>
          <w:ilvl w:val="1"/>
          <w:numId w:val="33"/>
        </w:numPr>
        <w:outlineLvl w:val="1"/>
        <w:rPr>
          <w:rFonts w:eastAsiaTheme="minorEastAsia"/>
          <w:b/>
          <w:bCs/>
          <w:lang w:val="en-US"/>
        </w:rPr>
      </w:pPr>
      <w:bookmarkStart w:id="101" w:name="_Toc65674281"/>
      <w:r w:rsidRPr="00327E8C">
        <w:rPr>
          <w:rFonts w:eastAsiaTheme="minorEastAsia"/>
          <w:b/>
          <w:bCs/>
          <w:lang w:val="en-US"/>
        </w:rPr>
        <w:t>Restaurants</w:t>
      </w:r>
      <w:bookmarkEnd w:id="101"/>
    </w:p>
    <w:p w14:paraId="7DB34E13" w14:textId="157C47D0" w:rsidR="13835C19" w:rsidRPr="00327E8C" w:rsidRDefault="13835C19" w:rsidP="009E7B70">
      <w:pPr>
        <w:pStyle w:val="Paragraphedeliste"/>
        <w:numPr>
          <w:ilvl w:val="0"/>
          <w:numId w:val="40"/>
        </w:numPr>
        <w:spacing w:after="80"/>
        <w:jc w:val="both"/>
        <w:rPr>
          <w:rFonts w:eastAsiaTheme="minorEastAsia"/>
          <w:b/>
          <w:bCs/>
          <w:lang w:val="en-US"/>
        </w:rPr>
      </w:pPr>
      <w:r w:rsidRPr="00327E8C">
        <w:rPr>
          <w:rFonts w:eastAsiaTheme="minorEastAsia"/>
          <w:b/>
          <w:bCs/>
          <w:lang w:val="en-US"/>
        </w:rPr>
        <w:t>La Perle du Lac</w:t>
      </w:r>
    </w:p>
    <w:p w14:paraId="40EADF62" w14:textId="79C15B40" w:rsidR="4230E3E6" w:rsidRPr="00327E8C" w:rsidRDefault="4230E3E6" w:rsidP="5AC54F22">
      <w:pPr>
        <w:spacing w:after="20"/>
        <w:jc w:val="both"/>
        <w:rPr>
          <w:lang w:val="en-US"/>
        </w:rPr>
      </w:pPr>
      <w:r w:rsidRPr="00327E8C">
        <w:rPr>
          <w:rFonts w:ascii="Calisto MT" w:eastAsia="Calisto MT" w:hAnsi="Calisto MT" w:cs="Calisto MT"/>
          <w:lang w:val="en-US"/>
        </w:rPr>
        <w:t>Rue de Lausanne 126, 1202 Genève</w:t>
      </w:r>
    </w:p>
    <w:p w14:paraId="070B9522" w14:textId="19430C16" w:rsidR="4230E3E6" w:rsidRPr="00327E8C" w:rsidRDefault="4230E3E6" w:rsidP="29A32D16">
      <w:pPr>
        <w:spacing w:after="20"/>
        <w:jc w:val="both"/>
        <w:rPr>
          <w:rFonts w:eastAsiaTheme="minorEastAsia"/>
          <w:b/>
          <w:bCs/>
          <w:lang w:val="en-US"/>
        </w:rPr>
      </w:pPr>
      <w:r w:rsidRPr="00327E8C">
        <w:rPr>
          <w:rFonts w:eastAsiaTheme="minorEastAsia"/>
          <w:lang w:val="en-US"/>
        </w:rPr>
        <w:t xml:space="preserve">Phone: </w:t>
      </w:r>
      <w:r w:rsidR="0078B047" w:rsidRPr="00327E8C">
        <w:rPr>
          <w:rFonts w:eastAsiaTheme="minorEastAsia"/>
          <w:lang w:val="en-US"/>
        </w:rPr>
        <w:t xml:space="preserve">+41 </w:t>
      </w:r>
      <w:r w:rsidR="0078B047" w:rsidRPr="00327E8C">
        <w:rPr>
          <w:rFonts w:ascii="Calisto MT" w:eastAsia="Calisto MT" w:hAnsi="Calisto MT" w:cs="Calisto MT"/>
          <w:lang w:val="en-US"/>
        </w:rPr>
        <w:t>22 909 10 20</w:t>
      </w:r>
    </w:p>
    <w:p w14:paraId="1E848C1B" w14:textId="13E1B31D" w:rsidR="1FE6655C" w:rsidRPr="00327E8C" w:rsidRDefault="1FE6655C"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40">
        <w:r w:rsidRPr="00327E8C">
          <w:rPr>
            <w:rStyle w:val="Lienhypertexte"/>
            <w:rFonts w:ascii="Calisto MT" w:eastAsia="Calisto MT" w:hAnsi="Calisto MT" w:cs="Calisto MT"/>
            <w:lang w:val="en-US"/>
          </w:rPr>
          <w:t>www.laperledulac.ch</w:t>
        </w:r>
      </w:hyperlink>
      <w:r w:rsidRPr="00327E8C">
        <w:rPr>
          <w:rFonts w:ascii="Calisto MT" w:eastAsia="Calisto MT" w:hAnsi="Calisto MT" w:cs="Calisto MT"/>
          <w:lang w:val="en-US"/>
        </w:rPr>
        <w:t xml:space="preserve"> </w:t>
      </w:r>
    </w:p>
    <w:p w14:paraId="3D75D22B" w14:textId="1FABF410" w:rsidR="5AC54F22" w:rsidRPr="00327E8C" w:rsidRDefault="4230E3E6" w:rsidP="000601B6">
      <w:pPr>
        <w:jc w:val="both"/>
        <w:rPr>
          <w:rFonts w:eastAsiaTheme="minorEastAsia"/>
          <w:lang w:val="en-US"/>
        </w:rPr>
      </w:pPr>
      <w:r w:rsidRPr="00327E8C">
        <w:rPr>
          <w:rFonts w:eastAsiaTheme="minorEastAsia"/>
          <w:lang w:val="en-US"/>
        </w:rPr>
        <w:t xml:space="preserve">Email: </w:t>
      </w:r>
      <w:hyperlink r:id="rId41">
        <w:r w:rsidRPr="00327E8C">
          <w:rPr>
            <w:rStyle w:val="Lienhypertexte"/>
            <w:rFonts w:eastAsiaTheme="minorEastAsia"/>
            <w:lang w:val="en-US"/>
          </w:rPr>
          <w:t>info@laperledulac.ch</w:t>
        </w:r>
      </w:hyperlink>
    </w:p>
    <w:p w14:paraId="21AEE022" w14:textId="64F2369C" w:rsidR="13835C19" w:rsidRPr="00327E8C" w:rsidRDefault="13835C19" w:rsidP="009E7B70">
      <w:pPr>
        <w:pStyle w:val="Paragraphedeliste"/>
        <w:numPr>
          <w:ilvl w:val="0"/>
          <w:numId w:val="8"/>
        </w:numPr>
        <w:spacing w:after="20"/>
        <w:jc w:val="both"/>
        <w:rPr>
          <w:rFonts w:asciiTheme="minorEastAsia" w:eastAsiaTheme="minorEastAsia" w:hAnsiTheme="minorEastAsia" w:cstheme="minorEastAsia"/>
          <w:b/>
          <w:bCs/>
          <w:lang w:val="en-US"/>
        </w:rPr>
      </w:pPr>
      <w:r w:rsidRPr="00327E8C">
        <w:rPr>
          <w:rFonts w:eastAsiaTheme="minorEastAsia"/>
          <w:b/>
          <w:bCs/>
          <w:lang w:val="en-US"/>
        </w:rPr>
        <w:t>Hôtel d’Angleterre</w:t>
      </w:r>
    </w:p>
    <w:p w14:paraId="05D56C36" w14:textId="54B0687E" w:rsidR="1B6728B3" w:rsidRPr="00327E8C" w:rsidRDefault="1B6728B3" w:rsidP="29A32D16">
      <w:pPr>
        <w:spacing w:after="20"/>
        <w:jc w:val="both"/>
        <w:rPr>
          <w:lang w:val="en-US"/>
        </w:rPr>
      </w:pPr>
      <w:r w:rsidRPr="00327E8C">
        <w:rPr>
          <w:rFonts w:ascii="Calisto MT" w:eastAsia="Calisto MT" w:hAnsi="Calisto MT" w:cs="Calisto MT"/>
          <w:lang w:val="en-US"/>
        </w:rPr>
        <w:t>Quai du Mont-Blanc 17, 1201 Genève</w:t>
      </w:r>
    </w:p>
    <w:p w14:paraId="4D44C22D" w14:textId="5A8805EC" w:rsidR="1B6728B3" w:rsidRPr="00327E8C" w:rsidRDefault="1B6728B3"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Phone: +41 22 906 55 55</w:t>
      </w:r>
    </w:p>
    <w:p w14:paraId="4F8B15A9" w14:textId="7FBCE144" w:rsidR="29A32D16" w:rsidRPr="00327E8C" w:rsidRDefault="00362FC6" w:rsidP="000601B6">
      <w:pPr>
        <w:jc w:val="both"/>
        <w:rPr>
          <w:rFonts w:ascii="Calisto MT" w:eastAsia="Calisto MT" w:hAnsi="Calisto MT" w:cs="Calisto MT"/>
          <w:lang w:val="en-US"/>
        </w:rPr>
      </w:pPr>
      <w:r w:rsidRPr="00327E8C">
        <w:rPr>
          <w:rFonts w:ascii="Calisto MT" w:eastAsia="Calisto MT" w:hAnsi="Calisto MT" w:cs="Calisto MT"/>
          <w:lang w:val="en-US"/>
        </w:rPr>
        <w:t xml:space="preserve">*** </w:t>
      </w:r>
      <w:r w:rsidRPr="00327E8C">
        <w:rPr>
          <w:rFonts w:ascii="Calisto MT" w:eastAsia="Calisto MT" w:hAnsi="Calisto MT" w:cs="Calisto MT"/>
          <w:i/>
          <w:sz w:val="20"/>
          <w:szCs w:val="20"/>
          <w:lang w:val="en-US"/>
        </w:rPr>
        <w:t>Only for high level meetings and prior approval by the Deputy Executive Director (5* Hotel).</w:t>
      </w:r>
    </w:p>
    <w:p w14:paraId="1F5AAA20" w14:textId="7E2A125E" w:rsidR="13835C19" w:rsidRPr="00327E8C" w:rsidRDefault="13835C19" w:rsidP="009E7B70">
      <w:pPr>
        <w:pStyle w:val="Paragraphedeliste"/>
        <w:numPr>
          <w:ilvl w:val="0"/>
          <w:numId w:val="7"/>
        </w:numPr>
        <w:spacing w:after="20"/>
        <w:jc w:val="both"/>
        <w:rPr>
          <w:rFonts w:asciiTheme="minorEastAsia" w:eastAsiaTheme="minorEastAsia" w:hAnsiTheme="minorEastAsia" w:cstheme="minorEastAsia"/>
          <w:b/>
          <w:bCs/>
          <w:lang w:val="en-US"/>
        </w:rPr>
      </w:pPr>
      <w:r w:rsidRPr="00327E8C">
        <w:rPr>
          <w:rFonts w:eastAsiaTheme="minorEastAsia"/>
          <w:b/>
          <w:bCs/>
          <w:lang w:val="en-US"/>
        </w:rPr>
        <w:t>Les 5 portes</w:t>
      </w:r>
    </w:p>
    <w:p w14:paraId="5FF401EA" w14:textId="6B5D2DC8" w:rsidR="6787A0E2" w:rsidRPr="00327E8C" w:rsidRDefault="6787A0E2" w:rsidP="29A32D16">
      <w:pPr>
        <w:spacing w:after="20"/>
        <w:jc w:val="both"/>
        <w:rPr>
          <w:rFonts w:eastAsiaTheme="minorEastAsia"/>
          <w:lang w:val="en-US"/>
        </w:rPr>
      </w:pPr>
      <w:r w:rsidRPr="00327E8C">
        <w:rPr>
          <w:rFonts w:eastAsiaTheme="minorEastAsia"/>
          <w:lang w:val="en-US"/>
        </w:rPr>
        <w:t>Rue de Zürich 8, 1201 Genève</w:t>
      </w:r>
    </w:p>
    <w:p w14:paraId="3A2D8E3D" w14:textId="047D57EE" w:rsidR="0C516672" w:rsidRPr="00327E8C" w:rsidRDefault="0C516672" w:rsidP="29A32D16">
      <w:pPr>
        <w:spacing w:after="20"/>
        <w:jc w:val="both"/>
        <w:rPr>
          <w:rFonts w:eastAsiaTheme="minorEastAsia"/>
          <w:lang w:val="en-US"/>
        </w:rPr>
      </w:pPr>
      <w:r w:rsidRPr="00327E8C">
        <w:rPr>
          <w:rFonts w:eastAsiaTheme="minorEastAsia"/>
          <w:lang w:val="en-US"/>
        </w:rPr>
        <w:t>Phone: +41 22 731 84 38</w:t>
      </w:r>
    </w:p>
    <w:p w14:paraId="3A919B3F" w14:textId="7EA232BB" w:rsidR="1FB48B9C" w:rsidRPr="00327E8C" w:rsidRDefault="1FB48B9C" w:rsidP="29A32D16">
      <w:pPr>
        <w:spacing w:after="20"/>
        <w:jc w:val="both"/>
        <w:rPr>
          <w:rFonts w:eastAsiaTheme="minorEastAsia"/>
          <w:lang w:val="en-US"/>
        </w:rPr>
      </w:pPr>
      <w:r w:rsidRPr="00327E8C">
        <w:rPr>
          <w:rFonts w:eastAsiaTheme="minorEastAsia"/>
          <w:lang w:val="en-US"/>
        </w:rPr>
        <w:t xml:space="preserve">Web: </w:t>
      </w:r>
      <w:hyperlink r:id="rId42">
        <w:r w:rsidRPr="00327E8C">
          <w:rPr>
            <w:rStyle w:val="Lienhypertexte"/>
            <w:rFonts w:eastAsiaTheme="minorEastAsia"/>
            <w:lang w:val="en-US"/>
          </w:rPr>
          <w:t>www.les5portes.ch</w:t>
        </w:r>
      </w:hyperlink>
    </w:p>
    <w:p w14:paraId="57A78EC8" w14:textId="43C68CC6" w:rsidR="29A32D16" w:rsidRPr="00327E8C" w:rsidRDefault="54D801AB" w:rsidP="000601B6">
      <w:pPr>
        <w:jc w:val="both"/>
        <w:rPr>
          <w:lang w:val="en-US"/>
        </w:rPr>
      </w:pPr>
      <w:r w:rsidRPr="00327E8C">
        <w:rPr>
          <w:rFonts w:ascii="Times New Roman" w:eastAsia="Times New Roman" w:hAnsi="Times New Roman" w:cs="Times New Roman"/>
          <w:sz w:val="24"/>
          <w:szCs w:val="24"/>
          <w:lang w:val="en-US"/>
        </w:rPr>
        <w:t xml:space="preserve">Email: </w:t>
      </w:r>
      <w:hyperlink r:id="rId43">
        <w:r w:rsidRPr="00327E8C">
          <w:rPr>
            <w:rStyle w:val="Lienhypertexte"/>
            <w:rFonts w:ascii="Times New Roman" w:eastAsia="Times New Roman" w:hAnsi="Times New Roman" w:cs="Times New Roman"/>
            <w:sz w:val="24"/>
            <w:szCs w:val="24"/>
            <w:lang w:val="en-US"/>
          </w:rPr>
          <w:t>les5portes@yahoo.com</w:t>
        </w:r>
      </w:hyperlink>
    </w:p>
    <w:p w14:paraId="283337B4" w14:textId="07220904" w:rsidR="6787A0E2" w:rsidRPr="00327E8C" w:rsidRDefault="6787A0E2" w:rsidP="009E7B70">
      <w:pPr>
        <w:pStyle w:val="Paragraphedeliste"/>
        <w:numPr>
          <w:ilvl w:val="0"/>
          <w:numId w:val="6"/>
        </w:numPr>
        <w:spacing w:after="20"/>
        <w:jc w:val="both"/>
        <w:rPr>
          <w:rFonts w:asciiTheme="minorEastAsia" w:eastAsiaTheme="minorEastAsia" w:hAnsiTheme="minorEastAsia" w:cstheme="minorEastAsia"/>
          <w:b/>
          <w:bCs/>
          <w:lang w:val="en-US"/>
        </w:rPr>
      </w:pPr>
      <w:r w:rsidRPr="00327E8C">
        <w:rPr>
          <w:rFonts w:eastAsiaTheme="minorEastAsia"/>
          <w:b/>
          <w:bCs/>
          <w:lang w:val="en-US"/>
        </w:rPr>
        <w:t>Al Quadrato</w:t>
      </w:r>
    </w:p>
    <w:p w14:paraId="280F4560" w14:textId="510C18AF" w:rsidR="6787A0E2" w:rsidRPr="00327E8C" w:rsidRDefault="6787A0E2" w:rsidP="29A32D16">
      <w:pPr>
        <w:spacing w:after="20"/>
        <w:jc w:val="both"/>
        <w:rPr>
          <w:rFonts w:eastAsiaTheme="minorEastAsia"/>
          <w:lang w:val="en-US"/>
        </w:rPr>
      </w:pPr>
      <w:r w:rsidRPr="00327E8C">
        <w:rPr>
          <w:rFonts w:eastAsiaTheme="minorEastAsia"/>
          <w:lang w:val="en-US"/>
        </w:rPr>
        <w:t>Rue de Berne 55, 1201 Genève</w:t>
      </w:r>
    </w:p>
    <w:p w14:paraId="01D3DFD5" w14:textId="4B3C6A4F" w:rsidR="303DC6EA" w:rsidRPr="00327E8C" w:rsidRDefault="303DC6EA" w:rsidP="29A32D16">
      <w:pPr>
        <w:spacing w:after="20"/>
        <w:jc w:val="both"/>
        <w:rPr>
          <w:rFonts w:eastAsiaTheme="minorEastAsia"/>
          <w:lang w:val="en-US"/>
        </w:rPr>
      </w:pPr>
      <w:r w:rsidRPr="00327E8C">
        <w:rPr>
          <w:rFonts w:eastAsiaTheme="minorEastAsia"/>
          <w:lang w:val="en-US"/>
        </w:rPr>
        <w:t>Phone: +41 22 900 03 08</w:t>
      </w:r>
    </w:p>
    <w:p w14:paraId="6CA63394" w14:textId="2B283FF5" w:rsidR="00BC1F23" w:rsidRPr="00327E8C" w:rsidRDefault="00BC1F23" w:rsidP="29A32D16">
      <w:pPr>
        <w:spacing w:after="20"/>
        <w:jc w:val="both"/>
        <w:rPr>
          <w:rFonts w:eastAsiaTheme="minorEastAsia"/>
          <w:lang w:val="en-US"/>
        </w:rPr>
      </w:pPr>
      <w:r w:rsidRPr="00327E8C">
        <w:rPr>
          <w:rFonts w:eastAsiaTheme="minorEastAsia"/>
          <w:lang w:val="en-US"/>
        </w:rPr>
        <w:t xml:space="preserve">Web: </w:t>
      </w:r>
      <w:hyperlink r:id="rId44">
        <w:r w:rsidRPr="00327E8C">
          <w:rPr>
            <w:rStyle w:val="Lienhypertexte"/>
            <w:rFonts w:eastAsiaTheme="minorEastAsia"/>
            <w:lang w:val="en-US"/>
          </w:rPr>
          <w:t>www.alquadrato.ch</w:t>
        </w:r>
      </w:hyperlink>
      <w:r w:rsidRPr="00327E8C">
        <w:rPr>
          <w:rFonts w:eastAsiaTheme="minorEastAsia"/>
          <w:lang w:val="en-US"/>
        </w:rPr>
        <w:t xml:space="preserve"> </w:t>
      </w:r>
    </w:p>
    <w:p w14:paraId="727B6CF5" w14:textId="2D43E547" w:rsidR="68D8E2AF" w:rsidRPr="00327E8C" w:rsidRDefault="6787A0E2" w:rsidP="000601B6">
      <w:pPr>
        <w:jc w:val="both"/>
        <w:rPr>
          <w:rFonts w:eastAsiaTheme="minorEastAsia"/>
          <w:lang w:val="en-US"/>
        </w:rPr>
      </w:pPr>
      <w:r w:rsidRPr="00327E8C">
        <w:rPr>
          <w:rFonts w:eastAsiaTheme="minorEastAsia"/>
          <w:lang w:val="en-US"/>
        </w:rPr>
        <w:t xml:space="preserve">Email: </w:t>
      </w:r>
      <w:hyperlink r:id="rId45">
        <w:r w:rsidR="215522A9" w:rsidRPr="00327E8C">
          <w:rPr>
            <w:rStyle w:val="Lienhypertexte"/>
            <w:rFonts w:ascii="Calisto MT" w:eastAsia="Calisto MT" w:hAnsi="Calisto MT" w:cs="Calisto MT"/>
            <w:lang w:val="en-US"/>
          </w:rPr>
          <w:t>info@alquadrato.ch</w:t>
        </w:r>
      </w:hyperlink>
    </w:p>
    <w:p w14:paraId="251AEB9C" w14:textId="057467D1" w:rsidR="06235FD0" w:rsidRPr="00327E8C" w:rsidRDefault="06235FD0" w:rsidP="009E7B70">
      <w:pPr>
        <w:pStyle w:val="Paragraphedeliste"/>
        <w:numPr>
          <w:ilvl w:val="0"/>
          <w:numId w:val="5"/>
        </w:numPr>
        <w:spacing w:after="20"/>
        <w:jc w:val="both"/>
        <w:rPr>
          <w:rFonts w:eastAsiaTheme="minorEastAsia"/>
          <w:b/>
          <w:bCs/>
          <w:lang w:val="en-US"/>
        </w:rPr>
      </w:pPr>
      <w:r w:rsidRPr="00327E8C">
        <w:rPr>
          <w:rFonts w:ascii="Calisto MT" w:eastAsia="Calisto MT" w:hAnsi="Calisto MT" w:cs="Calisto MT"/>
          <w:b/>
          <w:bCs/>
          <w:lang w:val="en-US"/>
        </w:rPr>
        <w:t>Château des Penthes</w:t>
      </w:r>
    </w:p>
    <w:p w14:paraId="1401DF6E" w14:textId="31F09C57" w:rsidR="1C7B3E1C" w:rsidRPr="00327E8C" w:rsidRDefault="1C7B3E1C" w:rsidP="6BF73719">
      <w:pPr>
        <w:spacing w:after="20"/>
        <w:jc w:val="both"/>
        <w:rPr>
          <w:lang w:val="en-US"/>
        </w:rPr>
      </w:pPr>
      <w:r w:rsidRPr="00327E8C">
        <w:rPr>
          <w:rFonts w:ascii="Calisto MT" w:eastAsia="Calisto MT" w:hAnsi="Calisto MT" w:cs="Calisto MT"/>
          <w:lang w:val="en-US"/>
        </w:rPr>
        <w:t>Chemin de l'Impératrice 18, 1292 Pregny-Chambésy</w:t>
      </w:r>
    </w:p>
    <w:p w14:paraId="4FEB898F" w14:textId="206F8331" w:rsidR="1C7B3E1C" w:rsidRPr="00327E8C" w:rsidRDefault="1C7B3E1C"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Phone: +41 22 734 48 65</w:t>
      </w:r>
    </w:p>
    <w:p w14:paraId="276DCADF" w14:textId="41A4D34E" w:rsidR="000601B6" w:rsidRPr="00327E8C" w:rsidRDefault="000601B6"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46" w:history="1">
        <w:r w:rsidRPr="00327E8C">
          <w:rPr>
            <w:rStyle w:val="Lienhypertexte"/>
            <w:rFonts w:ascii="Calisto MT" w:eastAsia="Calisto MT" w:hAnsi="Calisto MT" w:cs="Calisto MT"/>
            <w:lang w:val="en-US"/>
          </w:rPr>
          <w:t>www.penthes.ch</w:t>
        </w:r>
      </w:hyperlink>
      <w:r w:rsidRPr="00327E8C">
        <w:rPr>
          <w:rFonts w:ascii="Calisto MT" w:eastAsia="Calisto MT" w:hAnsi="Calisto MT" w:cs="Calisto MT"/>
          <w:lang w:val="en-US"/>
        </w:rPr>
        <w:t xml:space="preserve"> </w:t>
      </w:r>
    </w:p>
    <w:p w14:paraId="58100096" w14:textId="680EF465" w:rsidR="59E29E25" w:rsidRPr="00327E8C" w:rsidRDefault="2753DC19" w:rsidP="000601B6">
      <w:pPr>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47">
        <w:r w:rsidRPr="00327E8C">
          <w:rPr>
            <w:rStyle w:val="Lienhypertexte"/>
            <w:rFonts w:ascii="Calisto MT" w:eastAsia="Calisto MT" w:hAnsi="Calisto MT" w:cs="Calisto MT"/>
            <w:lang w:val="en-US"/>
          </w:rPr>
          <w:t>events@penthes.ch</w:t>
        </w:r>
      </w:hyperlink>
    </w:p>
    <w:p w14:paraId="66438251" w14:textId="0B3EE3FA" w:rsidR="0903365C" w:rsidRPr="00327E8C" w:rsidRDefault="0903365C" w:rsidP="009E7B70">
      <w:pPr>
        <w:pStyle w:val="Paragraphedeliste"/>
        <w:numPr>
          <w:ilvl w:val="1"/>
          <w:numId w:val="33"/>
        </w:numPr>
        <w:outlineLvl w:val="1"/>
        <w:rPr>
          <w:rFonts w:eastAsiaTheme="minorEastAsia"/>
          <w:b/>
          <w:bCs/>
          <w:lang w:val="en-US"/>
        </w:rPr>
      </w:pPr>
      <w:bookmarkStart w:id="102" w:name="_Toc65674282"/>
      <w:r w:rsidRPr="00327E8C">
        <w:rPr>
          <w:rFonts w:eastAsiaTheme="minorEastAsia"/>
          <w:b/>
          <w:bCs/>
          <w:lang w:val="en-US"/>
        </w:rPr>
        <w:t>Caterers</w:t>
      </w:r>
      <w:bookmarkEnd w:id="102"/>
    </w:p>
    <w:p w14:paraId="5B70341A" w14:textId="782956C8" w:rsidR="000601B6" w:rsidRPr="00327E8C" w:rsidRDefault="0903365C" w:rsidP="000601B6">
      <w:pPr>
        <w:ind w:left="720"/>
        <w:jc w:val="both"/>
        <w:rPr>
          <w:rFonts w:eastAsiaTheme="minorEastAsia"/>
          <w:b/>
          <w:bCs/>
          <w:u w:val="single"/>
          <w:lang w:val="en-US"/>
        </w:rPr>
      </w:pPr>
      <w:r w:rsidRPr="00327E8C">
        <w:rPr>
          <w:rFonts w:eastAsiaTheme="minorEastAsia"/>
          <w:b/>
          <w:bCs/>
          <w:u w:val="single"/>
          <w:lang w:val="en-US"/>
        </w:rPr>
        <w:t>Lebanese</w:t>
      </w:r>
    </w:p>
    <w:p w14:paraId="58239885" w14:textId="586244BB" w:rsidR="13835C19" w:rsidRPr="00327E8C" w:rsidRDefault="13835C19"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 xml:space="preserve">Azar &amp; Co </w:t>
      </w:r>
    </w:p>
    <w:p w14:paraId="57BF95C3" w14:textId="3C84292C" w:rsidR="24B4ACF8" w:rsidRPr="00327E8C" w:rsidRDefault="24B4ACF8" w:rsidP="29A32D16">
      <w:pPr>
        <w:spacing w:after="20"/>
        <w:jc w:val="both"/>
        <w:rPr>
          <w:lang w:val="en-US"/>
        </w:rPr>
      </w:pPr>
      <w:r w:rsidRPr="00327E8C">
        <w:rPr>
          <w:rFonts w:ascii="Calisto MT" w:eastAsia="Calisto MT" w:hAnsi="Calisto MT" w:cs="Calisto MT"/>
          <w:lang w:val="en-US"/>
        </w:rPr>
        <w:t>Rue de Lausanne 121, 1202 Genève</w:t>
      </w:r>
    </w:p>
    <w:p w14:paraId="2279E427" w14:textId="71F2A9BF" w:rsidR="24B4ACF8" w:rsidRPr="00327E8C" w:rsidRDefault="24B4ACF8"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Phone: +41 22 731 17 89</w:t>
      </w:r>
    </w:p>
    <w:p w14:paraId="774E71CE" w14:textId="72B93298" w:rsidR="24B4ACF8" w:rsidRPr="00327E8C" w:rsidRDefault="24B4ACF8"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48">
        <w:r w:rsidRPr="00327E8C">
          <w:rPr>
            <w:rStyle w:val="Lienhypertexte"/>
            <w:rFonts w:ascii="Calisto MT" w:eastAsia="Calisto MT" w:hAnsi="Calisto MT" w:cs="Calisto MT"/>
            <w:lang w:val="en-US"/>
          </w:rPr>
          <w:t>www.azarandco.com</w:t>
        </w:r>
      </w:hyperlink>
      <w:r w:rsidRPr="00327E8C">
        <w:rPr>
          <w:rFonts w:ascii="Calisto MT" w:eastAsia="Calisto MT" w:hAnsi="Calisto MT" w:cs="Calisto MT"/>
          <w:lang w:val="en-US"/>
        </w:rPr>
        <w:t xml:space="preserve"> </w:t>
      </w:r>
    </w:p>
    <w:p w14:paraId="23CFCBBC" w14:textId="152D9C4B" w:rsidR="00C42CBF" w:rsidRPr="00D5244C" w:rsidRDefault="24B4ACF8" w:rsidP="0081798D">
      <w:pPr>
        <w:spacing w:after="80"/>
        <w:jc w:val="both"/>
        <w:rPr>
          <w:rStyle w:val="Lienhypertexte"/>
          <w:rFonts w:ascii="Calisto MT" w:eastAsia="Calisto MT" w:hAnsi="Calisto MT" w:cs="Calisto MT"/>
        </w:rPr>
      </w:pPr>
      <w:r w:rsidRPr="00D5244C">
        <w:rPr>
          <w:rFonts w:ascii="Calisto MT" w:eastAsia="Calisto MT" w:hAnsi="Calisto MT" w:cs="Calisto MT"/>
        </w:rPr>
        <w:t xml:space="preserve">E-mail: </w:t>
      </w:r>
      <w:hyperlink r:id="rId49">
        <w:r w:rsidRPr="00D5244C">
          <w:rPr>
            <w:rStyle w:val="Lienhypertexte"/>
            <w:rFonts w:ascii="Calisto MT" w:eastAsia="Calisto MT" w:hAnsi="Calisto MT" w:cs="Calisto MT"/>
          </w:rPr>
          <w:t>azarco.resto@gmail.com</w:t>
        </w:r>
      </w:hyperlink>
    </w:p>
    <w:p w14:paraId="3E438E44" w14:textId="2ACC266B" w:rsidR="13835C19" w:rsidRPr="00327E8C" w:rsidRDefault="13835C19" w:rsidP="009E7B70">
      <w:pPr>
        <w:pStyle w:val="Paragraphedeliste"/>
        <w:numPr>
          <w:ilvl w:val="0"/>
          <w:numId w:val="40"/>
        </w:numPr>
        <w:spacing w:after="20"/>
        <w:jc w:val="both"/>
        <w:rPr>
          <w:rFonts w:eastAsiaTheme="minorEastAsia"/>
          <w:b/>
          <w:bCs/>
          <w:lang w:val="en-US"/>
        </w:rPr>
      </w:pPr>
      <w:r w:rsidRPr="00327E8C">
        <w:rPr>
          <w:rFonts w:eastAsiaTheme="minorEastAsia"/>
          <w:b/>
          <w:bCs/>
          <w:lang w:val="en-US"/>
        </w:rPr>
        <w:t>Fouad Traiteur</w:t>
      </w:r>
    </w:p>
    <w:p w14:paraId="70049E39" w14:textId="5671228F" w:rsidR="6CF9D857" w:rsidRPr="00327E8C" w:rsidRDefault="6CF9D857" w:rsidP="29A32D16">
      <w:pPr>
        <w:spacing w:after="0"/>
        <w:jc w:val="both"/>
        <w:rPr>
          <w:rFonts w:ascii="Calisto MT" w:eastAsia="Calisto MT" w:hAnsi="Calisto MT" w:cs="Calisto MT"/>
          <w:lang w:val="en-US"/>
        </w:rPr>
      </w:pPr>
      <w:r w:rsidRPr="00327E8C">
        <w:rPr>
          <w:rFonts w:ascii="Calisto MT" w:eastAsia="Calisto MT" w:hAnsi="Calisto MT" w:cs="Calisto MT"/>
          <w:lang w:val="en-US"/>
        </w:rPr>
        <w:t>Chemin Bizot 4, 1208 Genève</w:t>
      </w:r>
    </w:p>
    <w:p w14:paraId="72C8EC25" w14:textId="7E5C0377" w:rsidR="6CF9D857" w:rsidRPr="00327E8C" w:rsidRDefault="6CF9D857" w:rsidP="29A32D16">
      <w:pPr>
        <w:spacing w:after="0"/>
        <w:jc w:val="both"/>
        <w:rPr>
          <w:rFonts w:ascii="Calisto MT" w:eastAsia="Calisto MT" w:hAnsi="Calisto MT" w:cs="Calisto MT"/>
          <w:lang w:val="en-US"/>
        </w:rPr>
      </w:pPr>
      <w:r w:rsidRPr="00327E8C">
        <w:rPr>
          <w:rFonts w:ascii="Calisto MT" w:eastAsia="Calisto MT" w:hAnsi="Calisto MT" w:cs="Calisto MT"/>
          <w:lang w:val="en-US"/>
        </w:rPr>
        <w:t>Phone: +41 22 346 36 60</w:t>
      </w:r>
    </w:p>
    <w:p w14:paraId="0015376F" w14:textId="55A06589" w:rsidR="6CF9D857" w:rsidRPr="00327E8C" w:rsidRDefault="6CF9D857" w:rsidP="29A32D16">
      <w:pPr>
        <w:spacing w:after="0"/>
        <w:jc w:val="both"/>
        <w:rPr>
          <w:rFonts w:ascii="Calisto MT" w:eastAsia="Calisto MT" w:hAnsi="Calisto MT" w:cs="Calisto MT"/>
          <w:lang w:val="en-US"/>
        </w:rPr>
      </w:pPr>
      <w:r w:rsidRPr="00327E8C">
        <w:rPr>
          <w:rFonts w:ascii="Calisto MT" w:eastAsia="Calisto MT" w:hAnsi="Calisto MT" w:cs="Calisto MT"/>
          <w:lang w:val="en-US"/>
        </w:rPr>
        <w:t>Mobile; +41 79 440 60 25</w:t>
      </w:r>
    </w:p>
    <w:p w14:paraId="44243E16" w14:textId="0BC23686" w:rsidR="6CF9D857" w:rsidRPr="00327E8C" w:rsidRDefault="6CF9D857" w:rsidP="29A32D16">
      <w:pPr>
        <w:spacing w:after="20"/>
        <w:jc w:val="both"/>
        <w:rPr>
          <w:rFonts w:eastAsiaTheme="minorEastAsia"/>
          <w:lang w:val="en-US"/>
        </w:rPr>
      </w:pPr>
      <w:r w:rsidRPr="00327E8C">
        <w:rPr>
          <w:rFonts w:eastAsiaTheme="minorEastAsia"/>
          <w:lang w:val="en-US"/>
        </w:rPr>
        <w:t xml:space="preserve">Web: </w:t>
      </w:r>
      <w:hyperlink r:id="rId50">
        <w:r w:rsidRPr="00327E8C">
          <w:rPr>
            <w:rStyle w:val="Lienhypertexte"/>
            <w:rFonts w:eastAsiaTheme="minorEastAsia"/>
            <w:lang w:val="en-US"/>
          </w:rPr>
          <w:t>www.fouadtraiteur.ch</w:t>
        </w:r>
      </w:hyperlink>
    </w:p>
    <w:p w14:paraId="3567D392" w14:textId="22FB9DCC" w:rsidR="3B318E6E" w:rsidRPr="00327E8C" w:rsidRDefault="6CF9D857" w:rsidP="000601B6">
      <w:pPr>
        <w:jc w:val="both"/>
        <w:rPr>
          <w:lang w:val="en-US"/>
        </w:rPr>
      </w:pPr>
      <w:r w:rsidRPr="00327E8C">
        <w:rPr>
          <w:rFonts w:ascii="Calisto MT" w:eastAsia="Calisto MT" w:hAnsi="Calisto MT" w:cs="Calisto MT"/>
          <w:lang w:val="en-US"/>
        </w:rPr>
        <w:t xml:space="preserve">E-mail: </w:t>
      </w:r>
      <w:hyperlink r:id="rId51">
        <w:r w:rsidRPr="00327E8C">
          <w:rPr>
            <w:rStyle w:val="Lienhypertexte"/>
            <w:rFonts w:ascii="Calisto MT" w:eastAsia="Calisto MT" w:hAnsi="Calisto MT" w:cs="Calisto MT"/>
            <w:lang w:val="en-US"/>
          </w:rPr>
          <w:t>info@fouadtraiteur.ch</w:t>
        </w:r>
      </w:hyperlink>
    </w:p>
    <w:p w14:paraId="1D84FAFA" w14:textId="3A238B11" w:rsidR="7F76677C" w:rsidRPr="00327E8C" w:rsidRDefault="7F76677C" w:rsidP="009E7B70">
      <w:pPr>
        <w:pStyle w:val="Paragraphedeliste"/>
        <w:numPr>
          <w:ilvl w:val="0"/>
          <w:numId w:val="38"/>
        </w:numPr>
        <w:spacing w:after="20"/>
        <w:jc w:val="both"/>
        <w:rPr>
          <w:rFonts w:ascii="Calisto MT" w:eastAsia="Calisto MT" w:hAnsi="Calisto MT" w:cs="Calisto MT"/>
          <w:lang w:val="en-US"/>
        </w:rPr>
      </w:pPr>
      <w:r w:rsidRPr="00327E8C">
        <w:rPr>
          <w:rFonts w:eastAsiaTheme="minorEastAsia"/>
          <w:b/>
          <w:bCs/>
          <w:lang w:val="en-US"/>
        </w:rPr>
        <w:t xml:space="preserve">Délices du Liban </w:t>
      </w:r>
    </w:p>
    <w:p w14:paraId="2AC15796" w14:textId="5A7B4399" w:rsidR="70BCC905" w:rsidRPr="00327E8C" w:rsidRDefault="70BCC905"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Chemin de Miolan 22, 1244 Choulex</w:t>
      </w:r>
    </w:p>
    <w:p w14:paraId="687AED73" w14:textId="1E22A94F" w:rsidR="70BCC905" w:rsidRPr="00327E8C" w:rsidRDefault="70BCC905" w:rsidP="29A32D16">
      <w:pPr>
        <w:spacing w:after="20"/>
        <w:jc w:val="both"/>
        <w:rPr>
          <w:lang w:val="en-US"/>
        </w:rPr>
      </w:pPr>
      <w:r w:rsidRPr="00327E8C">
        <w:rPr>
          <w:rFonts w:ascii="Calisto MT" w:eastAsia="Calisto MT" w:hAnsi="Calisto MT" w:cs="Calisto MT"/>
          <w:lang w:val="en-US"/>
        </w:rPr>
        <w:t>Phone: +41 79 446 33 49</w:t>
      </w:r>
    </w:p>
    <w:p w14:paraId="6803C359" w14:textId="177A3CA0" w:rsidR="3DF728B5" w:rsidRPr="00327E8C" w:rsidRDefault="3DF728B5" w:rsidP="29A32D16">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52">
        <w:r w:rsidRPr="00327E8C">
          <w:rPr>
            <w:rStyle w:val="Lienhypertexte"/>
            <w:rFonts w:ascii="Calisto MT" w:eastAsia="Calisto MT" w:hAnsi="Calisto MT" w:cs="Calisto MT"/>
            <w:lang w:val="en-US"/>
          </w:rPr>
          <w:t>www.delicesduliban.ch</w:t>
        </w:r>
      </w:hyperlink>
      <w:r w:rsidRPr="00327E8C">
        <w:rPr>
          <w:rFonts w:ascii="Calisto MT" w:eastAsia="Calisto MT" w:hAnsi="Calisto MT" w:cs="Calisto MT"/>
          <w:lang w:val="en-US"/>
        </w:rPr>
        <w:t xml:space="preserve"> </w:t>
      </w:r>
    </w:p>
    <w:p w14:paraId="7844C4EB" w14:textId="3CC24CFA" w:rsidR="7F76677C" w:rsidRPr="00327E8C" w:rsidRDefault="7F76677C" w:rsidP="29A32D16">
      <w:pPr>
        <w:spacing w:after="20"/>
        <w:jc w:val="both"/>
        <w:rPr>
          <w:rFonts w:eastAsiaTheme="minorEastAsia"/>
          <w:lang w:val="en-US"/>
        </w:rPr>
      </w:pPr>
      <w:r w:rsidRPr="00327E8C">
        <w:rPr>
          <w:rFonts w:eastAsiaTheme="minorEastAsia"/>
          <w:lang w:val="en-US"/>
        </w:rPr>
        <w:t xml:space="preserve">Email: </w:t>
      </w:r>
      <w:r w:rsidR="0AC203A3" w:rsidRPr="00327E8C">
        <w:rPr>
          <w:rFonts w:eastAsiaTheme="minorEastAsia"/>
          <w:lang w:val="en-US"/>
        </w:rPr>
        <w:t xml:space="preserve">Hadi Said </w:t>
      </w:r>
      <w:r w:rsidR="00185743">
        <w:fldChar w:fldCharType="begin"/>
      </w:r>
      <w:r w:rsidR="00185743" w:rsidRPr="00B948BB">
        <w:rPr>
          <w:lang w:val="en-US"/>
          <w:rPrChange w:id="103" w:author="Anais Bobst" w:date="2020-06-11T16:26:00Z">
            <w:rPr/>
          </w:rPrChange>
        </w:rPr>
        <w:instrText xml:space="preserve"> HYPERLINK "mailto:h.said@delicesduliban.ch" \h </w:instrText>
      </w:r>
      <w:r w:rsidR="00185743">
        <w:fldChar w:fldCharType="separate"/>
      </w:r>
      <w:r w:rsidRPr="00327E8C">
        <w:rPr>
          <w:rStyle w:val="Lienhypertexte"/>
          <w:rFonts w:eastAsiaTheme="minorEastAsia"/>
          <w:lang w:val="en-US"/>
        </w:rPr>
        <w:t>h.said@delicesduliban.ch</w:t>
      </w:r>
      <w:r w:rsidR="00185743">
        <w:rPr>
          <w:rStyle w:val="Lienhypertexte"/>
          <w:rFonts w:eastAsiaTheme="minorEastAsia"/>
          <w:lang w:val="en-US"/>
        </w:rPr>
        <w:fldChar w:fldCharType="end"/>
      </w:r>
      <w:r w:rsidRPr="00327E8C">
        <w:rPr>
          <w:rFonts w:eastAsiaTheme="minorEastAsia"/>
          <w:lang w:val="en-US"/>
        </w:rPr>
        <w:t xml:space="preserve"> </w:t>
      </w:r>
    </w:p>
    <w:p w14:paraId="05EB772E" w14:textId="60F39B0C" w:rsidR="0046509E" w:rsidRPr="00327E8C" w:rsidRDefault="7F76677C" w:rsidP="000601B6">
      <w:pPr>
        <w:ind w:left="709"/>
        <w:jc w:val="both"/>
        <w:rPr>
          <w:rFonts w:eastAsiaTheme="minorEastAsia"/>
          <w:lang w:val="en-US"/>
        </w:rPr>
      </w:pPr>
      <w:r w:rsidRPr="00327E8C">
        <w:rPr>
          <w:rFonts w:eastAsiaTheme="minorEastAsia"/>
          <w:lang w:val="en-US"/>
        </w:rPr>
        <w:t xml:space="preserve">Roudayna Righi </w:t>
      </w:r>
      <w:r w:rsidR="00604691">
        <w:fldChar w:fldCharType="begin"/>
      </w:r>
      <w:r w:rsidR="00604691" w:rsidRPr="00604691">
        <w:rPr>
          <w:lang w:val="en-US"/>
          <w:rPrChange w:id="104" w:author="Anais Bobst" w:date="2020-06-12T11:13:00Z">
            <w:rPr/>
          </w:rPrChange>
        </w:rPr>
        <w:instrText xml:space="preserve"> HYPERLINK "mailto:righi@delicesduliban.ch" \h </w:instrText>
      </w:r>
      <w:r w:rsidR="00604691">
        <w:fldChar w:fldCharType="separate"/>
      </w:r>
      <w:r w:rsidRPr="00327E8C">
        <w:rPr>
          <w:rStyle w:val="Lienhypertexte"/>
          <w:rFonts w:eastAsiaTheme="minorEastAsia"/>
          <w:lang w:val="en-US"/>
        </w:rPr>
        <w:t>righi@delicesduliban.ch</w:t>
      </w:r>
      <w:r w:rsidR="00604691">
        <w:rPr>
          <w:rStyle w:val="Lienhypertexte"/>
          <w:rFonts w:eastAsiaTheme="minorEastAsia"/>
          <w:lang w:val="en-US"/>
        </w:rPr>
        <w:fldChar w:fldCharType="end"/>
      </w:r>
    </w:p>
    <w:p w14:paraId="062649D7" w14:textId="1C8E5025" w:rsidR="0046509E" w:rsidRPr="00327E8C" w:rsidRDefault="7F76677C" w:rsidP="000601B6">
      <w:pPr>
        <w:ind w:left="567"/>
        <w:jc w:val="both"/>
        <w:rPr>
          <w:rFonts w:ascii="Calisto MT" w:eastAsia="Calisto MT" w:hAnsi="Calisto MT" w:cs="Calisto MT"/>
          <w:b/>
          <w:bCs/>
          <w:sz w:val="24"/>
          <w:szCs w:val="24"/>
          <w:u w:val="single"/>
          <w:lang w:val="en-US"/>
        </w:rPr>
      </w:pPr>
      <w:r w:rsidRPr="00327E8C">
        <w:rPr>
          <w:rFonts w:eastAsiaTheme="minorEastAsia"/>
          <w:b/>
          <w:bCs/>
          <w:sz w:val="24"/>
          <w:szCs w:val="24"/>
          <w:u w:val="single"/>
          <w:lang w:val="en-US"/>
        </w:rPr>
        <w:t xml:space="preserve"> </w:t>
      </w:r>
      <w:r w:rsidR="61631B30" w:rsidRPr="00327E8C">
        <w:rPr>
          <w:rFonts w:ascii="Calisto MT" w:eastAsia="Calisto MT" w:hAnsi="Calisto MT" w:cs="Calisto MT"/>
          <w:b/>
          <w:bCs/>
          <w:sz w:val="24"/>
          <w:szCs w:val="24"/>
          <w:u w:val="single"/>
          <w:lang w:val="en-US"/>
        </w:rPr>
        <w:t>Others</w:t>
      </w:r>
      <w:r w:rsidR="0046509E" w:rsidRPr="00327E8C">
        <w:rPr>
          <w:rFonts w:ascii="Calisto MT" w:eastAsia="Calisto MT" w:hAnsi="Calisto MT" w:cs="Calisto MT"/>
          <w:b/>
          <w:bCs/>
          <w:sz w:val="24"/>
          <w:szCs w:val="24"/>
          <w:u w:val="single"/>
          <w:lang w:val="en-US"/>
        </w:rPr>
        <w:t xml:space="preserve"> (high level meetings)</w:t>
      </w:r>
    </w:p>
    <w:p w14:paraId="7511A851" w14:textId="72B36325" w:rsidR="13835C19" w:rsidRPr="00327E8C" w:rsidRDefault="13835C19"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Genecand</w:t>
      </w:r>
      <w:r w:rsidR="76B8CBE6" w:rsidRPr="00327E8C">
        <w:rPr>
          <w:rFonts w:eastAsiaTheme="minorEastAsia"/>
          <w:b/>
          <w:bCs/>
          <w:lang w:val="en-US"/>
        </w:rPr>
        <w:t xml:space="preserve"> Traiteur SA</w:t>
      </w:r>
    </w:p>
    <w:p w14:paraId="26687C3F" w14:textId="47838DC2" w:rsidR="76B8CBE6" w:rsidRPr="00327E8C" w:rsidRDefault="76B8CBE6"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Avenue de la Praille 55, 1227 Carouge</w:t>
      </w:r>
    </w:p>
    <w:p w14:paraId="7C9CD14A" w14:textId="2ACAA295" w:rsidR="76B8CBE6" w:rsidRPr="00327E8C" w:rsidRDefault="76B8CBE6"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Phone: +41 22 329 31 96</w:t>
      </w:r>
    </w:p>
    <w:p w14:paraId="22FF6461" w14:textId="316DFC05" w:rsidR="76B8CBE6" w:rsidRPr="00327E8C" w:rsidRDefault="76B8CBE6"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53">
        <w:r w:rsidRPr="00327E8C">
          <w:rPr>
            <w:rStyle w:val="Lienhypertexte"/>
            <w:rFonts w:ascii="Calisto MT" w:eastAsia="Calisto MT" w:hAnsi="Calisto MT" w:cs="Calisto MT"/>
            <w:lang w:val="en-US"/>
          </w:rPr>
          <w:t>contact@genecand.ch</w:t>
        </w:r>
      </w:hyperlink>
    </w:p>
    <w:p w14:paraId="651D6F76" w14:textId="2759EC91" w:rsidR="435D0805" w:rsidRPr="00327E8C" w:rsidRDefault="76B8CBE6" w:rsidP="000601B6">
      <w:pPr>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54">
        <w:r w:rsidRPr="00327E8C">
          <w:rPr>
            <w:rStyle w:val="Lienhypertexte"/>
            <w:rFonts w:ascii="Calisto MT" w:eastAsia="Calisto MT" w:hAnsi="Calisto MT" w:cs="Calisto MT"/>
            <w:lang w:val="en-US"/>
          </w:rPr>
          <w:t>www.genecand.ch</w:t>
        </w:r>
      </w:hyperlink>
    </w:p>
    <w:p w14:paraId="079E5D30" w14:textId="7A6EF442" w:rsidR="699764B1" w:rsidRPr="00327E8C" w:rsidRDefault="699764B1" w:rsidP="009E7B70">
      <w:pPr>
        <w:pStyle w:val="Paragraphedeliste"/>
        <w:numPr>
          <w:ilvl w:val="0"/>
          <w:numId w:val="38"/>
        </w:numPr>
        <w:spacing w:after="0"/>
        <w:jc w:val="both"/>
        <w:rPr>
          <w:lang w:val="en-US"/>
        </w:rPr>
      </w:pPr>
      <w:r w:rsidRPr="00327E8C">
        <w:rPr>
          <w:rFonts w:ascii="Times New Roman" w:eastAsia="Times New Roman" w:hAnsi="Times New Roman" w:cs="Times New Roman"/>
          <w:b/>
          <w:bCs/>
          <w:sz w:val="24"/>
          <w:szCs w:val="24"/>
          <w:lang w:val="en-US"/>
        </w:rPr>
        <w:t>EHG Traiteur</w:t>
      </w:r>
      <w:r w:rsidRPr="00327E8C">
        <w:rPr>
          <w:rFonts w:ascii="Times New Roman" w:eastAsia="Times New Roman" w:hAnsi="Times New Roman" w:cs="Times New Roman"/>
          <w:sz w:val="24"/>
          <w:szCs w:val="24"/>
          <w:lang w:val="en-US"/>
        </w:rPr>
        <w:t xml:space="preserve"> </w:t>
      </w:r>
    </w:p>
    <w:p w14:paraId="791E3252" w14:textId="130B4C52" w:rsidR="699764B1" w:rsidRPr="00D5244C" w:rsidRDefault="699764B1" w:rsidP="435D0805">
      <w:pPr>
        <w:spacing w:after="0"/>
        <w:jc w:val="both"/>
        <w:rPr>
          <w:rFonts w:ascii="Calisto MT" w:eastAsia="Calisto MT" w:hAnsi="Calisto MT" w:cs="Calisto MT"/>
        </w:rPr>
      </w:pPr>
      <w:r w:rsidRPr="00D5244C">
        <w:rPr>
          <w:rFonts w:ascii="Calisto MT" w:eastAsia="Calisto MT" w:hAnsi="Calisto MT" w:cs="Calisto MT"/>
        </w:rPr>
        <w:t xml:space="preserve">Avenue de la Paix 12 | CH - 1202 Geneva </w:t>
      </w:r>
    </w:p>
    <w:p w14:paraId="62A08FCF" w14:textId="18794707" w:rsidR="229F86BE" w:rsidRPr="00327E8C" w:rsidRDefault="229F86BE" w:rsidP="435D0805">
      <w:pPr>
        <w:spacing w:after="0"/>
        <w:jc w:val="both"/>
        <w:rPr>
          <w:rFonts w:ascii="Calisto MT" w:eastAsia="Calisto MT" w:hAnsi="Calisto MT" w:cs="Calisto MT"/>
          <w:lang w:val="en-US"/>
        </w:rPr>
      </w:pPr>
      <w:r w:rsidRPr="00327E8C">
        <w:rPr>
          <w:rFonts w:ascii="Calisto MT" w:eastAsia="Calisto MT" w:hAnsi="Calisto MT" w:cs="Calisto MT"/>
          <w:lang w:val="en-US"/>
        </w:rPr>
        <w:t>Phone</w:t>
      </w:r>
      <w:r w:rsidR="699764B1" w:rsidRPr="00327E8C">
        <w:rPr>
          <w:rFonts w:ascii="Calisto MT" w:eastAsia="Calisto MT" w:hAnsi="Calisto MT" w:cs="Calisto MT"/>
          <w:lang w:val="en-US"/>
        </w:rPr>
        <w:t xml:space="preserve"> : +41229192424 </w:t>
      </w:r>
    </w:p>
    <w:p w14:paraId="19BDDDCF" w14:textId="0DA2248D" w:rsidR="699764B1" w:rsidRPr="00327E8C" w:rsidRDefault="699764B1" w:rsidP="435D0805">
      <w:pPr>
        <w:spacing w:after="0"/>
        <w:jc w:val="both"/>
        <w:rPr>
          <w:rFonts w:ascii="Calisto MT" w:eastAsia="Calisto MT" w:hAnsi="Calisto MT" w:cs="Calisto MT"/>
          <w:lang w:val="en-US"/>
        </w:rPr>
      </w:pPr>
      <w:r w:rsidRPr="00327E8C">
        <w:rPr>
          <w:rFonts w:ascii="Calisto MT" w:eastAsia="Calisto MT" w:hAnsi="Calisto MT" w:cs="Calisto MT"/>
          <w:lang w:val="en-US"/>
        </w:rPr>
        <w:t xml:space="preserve">Email : </w:t>
      </w:r>
      <w:hyperlink r:id="rId55">
        <w:r w:rsidRPr="00327E8C">
          <w:rPr>
            <w:rFonts w:eastAsiaTheme="minorEastAsia"/>
            <w:color w:val="E98052"/>
            <w:u w:val="single"/>
            <w:lang w:val="en-US"/>
          </w:rPr>
          <w:t>info@ehg.ch</w:t>
        </w:r>
      </w:hyperlink>
      <w:r w:rsidRPr="00327E8C">
        <w:rPr>
          <w:rFonts w:eastAsiaTheme="minorEastAsia"/>
          <w:color w:val="E98052"/>
          <w:u w:val="single"/>
          <w:lang w:val="en-US"/>
        </w:rPr>
        <w:t xml:space="preserve"> </w:t>
      </w:r>
    </w:p>
    <w:p w14:paraId="65427DB1" w14:textId="47574C89" w:rsidR="68D8E2AF" w:rsidRPr="00327E8C" w:rsidRDefault="00C42CBF" w:rsidP="09879028">
      <w:pPr>
        <w:spacing w:after="0"/>
        <w:jc w:val="both"/>
        <w:rPr>
          <w:rFonts w:ascii="Times New Roman" w:eastAsia="Times New Roman" w:hAnsi="Times New Roman" w:cs="Times New Roman"/>
          <w:sz w:val="24"/>
          <w:szCs w:val="24"/>
          <w:lang w:val="en-US"/>
        </w:rPr>
      </w:pPr>
      <w:r w:rsidRPr="00327E8C">
        <w:rPr>
          <w:rFonts w:ascii="Calisto MT" w:eastAsia="Calisto MT" w:hAnsi="Calisto MT" w:cs="Calisto MT"/>
          <w:lang w:val="en-US"/>
        </w:rPr>
        <w:t>Web:</w:t>
      </w:r>
      <w:hyperlink r:id="rId56">
        <w:r w:rsidR="699764B1" w:rsidRPr="00327E8C">
          <w:rPr>
            <w:rFonts w:eastAsiaTheme="minorEastAsia"/>
            <w:color w:val="E98052"/>
            <w:u w:val="single"/>
            <w:lang w:val="en-US"/>
          </w:rPr>
          <w:t>www.ehg.ch</w:t>
        </w:r>
        <w:r w:rsidR="68D8E2AF" w:rsidRPr="00327E8C">
          <w:rPr>
            <w:lang w:val="en-US"/>
          </w:rPr>
          <w:br/>
        </w:r>
      </w:hyperlink>
    </w:p>
    <w:p w14:paraId="037A17E2" w14:textId="5E92EF54" w:rsidR="0C808045" w:rsidRPr="00327E8C" w:rsidRDefault="0C808045" w:rsidP="0046509E">
      <w:pPr>
        <w:spacing w:after="20"/>
        <w:ind w:left="709"/>
        <w:jc w:val="both"/>
        <w:rPr>
          <w:rFonts w:asciiTheme="minorEastAsia" w:eastAsiaTheme="minorEastAsia" w:hAnsiTheme="minorEastAsia" w:cstheme="minorEastAsia"/>
          <w:b/>
          <w:bCs/>
          <w:sz w:val="24"/>
          <w:szCs w:val="24"/>
          <w:u w:val="single"/>
          <w:lang w:val="en-US"/>
        </w:rPr>
      </w:pPr>
      <w:r w:rsidRPr="00327E8C">
        <w:rPr>
          <w:rFonts w:eastAsiaTheme="minorEastAsia"/>
          <w:b/>
          <w:bCs/>
          <w:sz w:val="24"/>
          <w:szCs w:val="24"/>
          <w:u w:val="single"/>
          <w:lang w:val="en-US"/>
        </w:rPr>
        <w:t>Snacks/sandwiches</w:t>
      </w:r>
    </w:p>
    <w:p w14:paraId="35C1609F" w14:textId="77777777" w:rsidR="0046509E" w:rsidRPr="00327E8C" w:rsidRDefault="0046509E" w:rsidP="68D8E2AF">
      <w:pPr>
        <w:spacing w:after="20"/>
        <w:jc w:val="both"/>
        <w:rPr>
          <w:rFonts w:eastAsiaTheme="minorEastAsia"/>
          <w:b/>
          <w:bCs/>
          <w:lang w:val="en-US"/>
        </w:rPr>
      </w:pPr>
    </w:p>
    <w:p w14:paraId="02AC614B" w14:textId="07844743" w:rsidR="13835C19" w:rsidRPr="00327E8C" w:rsidRDefault="13835C19"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 xml:space="preserve">Blaqk </w:t>
      </w:r>
    </w:p>
    <w:p w14:paraId="3B4D9FF2" w14:textId="2D816500" w:rsidR="5937C660" w:rsidRPr="00327E8C" w:rsidRDefault="5937C660" w:rsidP="68D8E2AF">
      <w:pPr>
        <w:spacing w:after="20"/>
        <w:jc w:val="both"/>
        <w:rPr>
          <w:rFonts w:eastAsiaTheme="minorEastAsia"/>
          <w:lang w:val="en-US"/>
        </w:rPr>
      </w:pPr>
      <w:r w:rsidRPr="00327E8C">
        <w:rPr>
          <w:rFonts w:eastAsiaTheme="minorEastAsia"/>
          <w:lang w:val="en-US"/>
        </w:rPr>
        <w:t>Cours de Rive 11, 1204 Geneva</w:t>
      </w:r>
    </w:p>
    <w:p w14:paraId="6CB3D92B" w14:textId="503A541C" w:rsidR="6ED64293" w:rsidRPr="00327E8C" w:rsidRDefault="6ED64293" w:rsidP="68D8E2AF">
      <w:pPr>
        <w:spacing w:after="20"/>
        <w:jc w:val="both"/>
        <w:rPr>
          <w:lang w:val="en-US"/>
        </w:rPr>
      </w:pPr>
      <w:r w:rsidRPr="00327E8C">
        <w:rPr>
          <w:rFonts w:ascii="Calisto MT" w:eastAsia="Calisto MT" w:hAnsi="Calisto MT" w:cs="Calisto MT"/>
          <w:lang w:val="en-US"/>
        </w:rPr>
        <w:t>Phone: +41 22 300 60 00</w:t>
      </w:r>
    </w:p>
    <w:p w14:paraId="39DB8D22" w14:textId="4374C857" w:rsidR="5A771435" w:rsidRPr="00327E8C" w:rsidRDefault="5A771435" w:rsidP="68D8E2AF">
      <w:pPr>
        <w:spacing w:after="20"/>
        <w:jc w:val="both"/>
        <w:rPr>
          <w:rFonts w:eastAsiaTheme="minorEastAsia"/>
          <w:lang w:val="en-US"/>
        </w:rPr>
      </w:pPr>
      <w:r w:rsidRPr="00327E8C">
        <w:rPr>
          <w:rFonts w:eastAsiaTheme="minorEastAsia"/>
          <w:lang w:val="en-US"/>
        </w:rPr>
        <w:t xml:space="preserve">Email: </w:t>
      </w:r>
      <w:hyperlink r:id="rId57">
        <w:r w:rsidRPr="00327E8C">
          <w:rPr>
            <w:rStyle w:val="Lienhypertexte"/>
            <w:rFonts w:eastAsiaTheme="minorEastAsia"/>
            <w:lang w:val="en-US"/>
          </w:rPr>
          <w:t>info@blaqk.com</w:t>
        </w:r>
      </w:hyperlink>
      <w:r w:rsidRPr="00327E8C">
        <w:rPr>
          <w:rFonts w:eastAsiaTheme="minorEastAsia"/>
          <w:lang w:val="en-US"/>
        </w:rPr>
        <w:t xml:space="preserve"> </w:t>
      </w:r>
    </w:p>
    <w:p w14:paraId="18A0E9C5" w14:textId="27A23435" w:rsidR="5A771435" w:rsidRPr="00327E8C" w:rsidRDefault="5A771435" w:rsidP="68D8E2AF">
      <w:pPr>
        <w:spacing w:after="20"/>
        <w:jc w:val="both"/>
        <w:rPr>
          <w:rFonts w:eastAsiaTheme="minorEastAsia"/>
          <w:lang w:val="en-US"/>
        </w:rPr>
      </w:pPr>
      <w:r w:rsidRPr="00327E8C">
        <w:rPr>
          <w:rFonts w:eastAsiaTheme="minorEastAsia"/>
          <w:lang w:val="en-US"/>
        </w:rPr>
        <w:t xml:space="preserve">Web: </w:t>
      </w:r>
      <w:hyperlink r:id="rId58">
        <w:r w:rsidRPr="00327E8C">
          <w:rPr>
            <w:rStyle w:val="Lienhypertexte"/>
            <w:rFonts w:eastAsiaTheme="minorEastAsia"/>
            <w:lang w:val="en-US"/>
          </w:rPr>
          <w:t>www.blaqk.com</w:t>
        </w:r>
      </w:hyperlink>
      <w:r w:rsidRPr="00327E8C">
        <w:rPr>
          <w:rFonts w:eastAsiaTheme="minorEastAsia"/>
          <w:lang w:val="en-US"/>
        </w:rPr>
        <w:t xml:space="preserve"> </w:t>
      </w:r>
    </w:p>
    <w:p w14:paraId="77EB39CE" w14:textId="257F973A" w:rsidR="6CD95EFD" w:rsidRPr="00327E8C" w:rsidRDefault="6CD95EFD" w:rsidP="68D8E2AF">
      <w:pPr>
        <w:spacing w:after="20"/>
        <w:jc w:val="both"/>
        <w:rPr>
          <w:rFonts w:eastAsiaTheme="minorEastAsia"/>
          <w:lang w:val="en-US"/>
        </w:rPr>
      </w:pPr>
      <w:r w:rsidRPr="00327E8C">
        <w:rPr>
          <w:rFonts w:eastAsiaTheme="minorEastAsia"/>
          <w:lang w:val="en-US"/>
        </w:rPr>
        <w:t>***</w:t>
      </w:r>
      <w:r w:rsidRPr="00327E8C">
        <w:rPr>
          <w:rFonts w:eastAsiaTheme="minorEastAsia"/>
          <w:sz w:val="20"/>
          <w:szCs w:val="20"/>
          <w:lang w:val="en-US"/>
        </w:rPr>
        <w:t>Orders placed by email will be charged to HD account and invoice will be sent to HD office. Orders placed online will be charged to a credit card</w:t>
      </w:r>
      <w:r w:rsidRPr="00327E8C">
        <w:rPr>
          <w:rFonts w:eastAsiaTheme="minorEastAsia"/>
          <w:lang w:val="en-US"/>
        </w:rPr>
        <w:t>.</w:t>
      </w:r>
    </w:p>
    <w:p w14:paraId="3C8FB23D" w14:textId="7EEA8FC4" w:rsidR="68D8E2AF" w:rsidRPr="00327E8C" w:rsidRDefault="68D8E2AF" w:rsidP="68D8E2AF">
      <w:pPr>
        <w:spacing w:after="20"/>
        <w:jc w:val="both"/>
        <w:rPr>
          <w:rFonts w:eastAsiaTheme="minorEastAsia"/>
          <w:lang w:val="en-US"/>
        </w:rPr>
      </w:pPr>
    </w:p>
    <w:p w14:paraId="4D923D94" w14:textId="1FD9E2D3" w:rsidR="13835C19" w:rsidRPr="00327E8C" w:rsidRDefault="13835C19" w:rsidP="009E7B70">
      <w:pPr>
        <w:pStyle w:val="Paragraphedeliste"/>
        <w:numPr>
          <w:ilvl w:val="0"/>
          <w:numId w:val="38"/>
        </w:numPr>
        <w:spacing w:after="20"/>
        <w:jc w:val="both"/>
        <w:rPr>
          <w:rFonts w:eastAsiaTheme="minorEastAsia"/>
          <w:lang w:val="en-US"/>
        </w:rPr>
      </w:pPr>
      <w:r w:rsidRPr="00327E8C">
        <w:rPr>
          <w:rFonts w:eastAsiaTheme="minorEastAsia"/>
          <w:b/>
          <w:bCs/>
          <w:lang w:val="en-US"/>
        </w:rPr>
        <w:t>Café Caravane</w:t>
      </w:r>
      <w:r w:rsidRPr="00327E8C">
        <w:rPr>
          <w:rFonts w:eastAsiaTheme="minorEastAsia"/>
          <w:lang w:val="en-US"/>
        </w:rPr>
        <w:t xml:space="preserve"> (quiches &amp; soups)</w:t>
      </w:r>
    </w:p>
    <w:p w14:paraId="5CF76A02" w14:textId="475F1575" w:rsidR="55CEF989" w:rsidRPr="00D5244C" w:rsidRDefault="55CEF989" w:rsidP="68D8E2AF">
      <w:pPr>
        <w:spacing w:after="20"/>
        <w:jc w:val="both"/>
        <w:rPr>
          <w:rFonts w:eastAsiaTheme="minorEastAsia"/>
        </w:rPr>
      </w:pPr>
      <w:r w:rsidRPr="00D5244C">
        <w:rPr>
          <w:rFonts w:eastAsiaTheme="minorEastAsia"/>
        </w:rPr>
        <w:t>Ch. Moïse-Duboule 13 bis</w:t>
      </w:r>
      <w:r w:rsidR="3BB25DED" w:rsidRPr="00D5244C">
        <w:rPr>
          <w:rFonts w:eastAsiaTheme="minorEastAsia"/>
        </w:rPr>
        <w:t xml:space="preserve">, </w:t>
      </w:r>
      <w:r w:rsidRPr="00D5244C">
        <w:rPr>
          <w:rFonts w:eastAsiaTheme="minorEastAsia"/>
        </w:rPr>
        <w:t>1201 Petit Saconnex</w:t>
      </w:r>
    </w:p>
    <w:p w14:paraId="7F7A9605" w14:textId="48A761C9" w:rsidR="55CEF989" w:rsidRPr="00327E8C" w:rsidRDefault="55CEF989" w:rsidP="68D8E2AF">
      <w:pPr>
        <w:spacing w:after="20"/>
        <w:jc w:val="both"/>
        <w:rPr>
          <w:rFonts w:eastAsiaTheme="minorEastAsia"/>
          <w:lang w:val="en-US"/>
        </w:rPr>
      </w:pPr>
      <w:r w:rsidRPr="00327E8C">
        <w:rPr>
          <w:rFonts w:eastAsiaTheme="minorEastAsia"/>
          <w:lang w:val="en-US"/>
        </w:rPr>
        <w:t>Phone: +41 22 734 10 50</w:t>
      </w:r>
    </w:p>
    <w:p w14:paraId="6A6E7052" w14:textId="53F4AA9D" w:rsidR="55CEF989" w:rsidRPr="00327E8C" w:rsidRDefault="55CEF989" w:rsidP="68D8E2AF">
      <w:pPr>
        <w:spacing w:after="20"/>
        <w:jc w:val="both"/>
        <w:rPr>
          <w:rFonts w:eastAsiaTheme="minorEastAsia"/>
          <w:lang w:val="en-US"/>
        </w:rPr>
      </w:pPr>
      <w:r w:rsidRPr="00327E8C">
        <w:rPr>
          <w:rFonts w:eastAsiaTheme="minorEastAsia"/>
          <w:lang w:val="en-US"/>
        </w:rPr>
        <w:t xml:space="preserve">Email: </w:t>
      </w:r>
      <w:r w:rsidR="00185743">
        <w:fldChar w:fldCharType="begin"/>
      </w:r>
      <w:r w:rsidR="00185743" w:rsidRPr="00B948BB">
        <w:rPr>
          <w:lang w:val="en-US"/>
          <w:rPrChange w:id="105" w:author="Anais Bobst" w:date="2020-06-11T16:24:00Z">
            <w:rPr/>
          </w:rPrChange>
        </w:rPr>
        <w:instrText xml:space="preserve"> HYPERLINK "mailto:info@cafecaravane.ch" \h </w:instrText>
      </w:r>
      <w:r w:rsidR="00185743">
        <w:fldChar w:fldCharType="separate"/>
      </w:r>
      <w:r w:rsidRPr="00327E8C">
        <w:rPr>
          <w:rStyle w:val="Lienhypertexte"/>
          <w:rFonts w:eastAsiaTheme="minorEastAsia"/>
          <w:lang w:val="en-US"/>
        </w:rPr>
        <w:t>info@cafecaravane.ch</w:t>
      </w:r>
      <w:r w:rsidR="00185743">
        <w:rPr>
          <w:rStyle w:val="Lienhypertexte"/>
          <w:rFonts w:eastAsiaTheme="minorEastAsia"/>
          <w:lang w:val="en-US"/>
        </w:rPr>
        <w:fldChar w:fldCharType="end"/>
      </w:r>
      <w:r w:rsidRPr="00327E8C">
        <w:rPr>
          <w:rFonts w:eastAsiaTheme="minorEastAsia"/>
          <w:lang w:val="en-US"/>
        </w:rPr>
        <w:t xml:space="preserve"> or  </w:t>
      </w:r>
      <w:r w:rsidR="00604691">
        <w:fldChar w:fldCharType="begin"/>
      </w:r>
      <w:r w:rsidR="00604691" w:rsidRPr="00604691">
        <w:rPr>
          <w:lang w:val="en-US"/>
          <w:rPrChange w:id="106" w:author="Anais Bobst" w:date="2020-06-12T11:13:00Z">
            <w:rPr/>
          </w:rPrChange>
        </w:rPr>
        <w:instrText xml:space="preserve"> HYPERLINK "mailto:deberti.mykol@gmail.com" \h </w:instrText>
      </w:r>
      <w:r w:rsidR="00604691">
        <w:fldChar w:fldCharType="separate"/>
      </w:r>
      <w:r w:rsidRPr="00327E8C">
        <w:rPr>
          <w:rStyle w:val="Lienhypertexte"/>
          <w:rFonts w:eastAsiaTheme="minorEastAsia"/>
          <w:lang w:val="en-US"/>
        </w:rPr>
        <w:t>deberti.mykol@gmail.com</w:t>
      </w:r>
      <w:r w:rsidR="00604691">
        <w:rPr>
          <w:rStyle w:val="Lienhypertexte"/>
          <w:rFonts w:eastAsiaTheme="minorEastAsia"/>
          <w:lang w:val="en-US"/>
        </w:rPr>
        <w:fldChar w:fldCharType="end"/>
      </w:r>
    </w:p>
    <w:p w14:paraId="368B233B" w14:textId="1018A748" w:rsidR="0D2CFB1E" w:rsidRPr="00327E8C" w:rsidRDefault="0D2CFB1E" w:rsidP="68D8E2AF">
      <w:pPr>
        <w:spacing w:after="20"/>
        <w:jc w:val="both"/>
        <w:rPr>
          <w:rFonts w:eastAsiaTheme="minorEastAsia"/>
          <w:lang w:val="en-US"/>
        </w:rPr>
      </w:pPr>
      <w:r w:rsidRPr="00327E8C">
        <w:rPr>
          <w:rFonts w:eastAsiaTheme="minorEastAsia"/>
          <w:lang w:val="en-US"/>
        </w:rPr>
        <w:t xml:space="preserve">Web: </w:t>
      </w:r>
      <w:hyperlink r:id="rId59">
        <w:r w:rsidRPr="00327E8C">
          <w:rPr>
            <w:rStyle w:val="Lienhypertexte"/>
            <w:rFonts w:eastAsiaTheme="minorEastAsia"/>
            <w:lang w:val="en-US"/>
          </w:rPr>
          <w:t>www.cafe-caravane.ch</w:t>
        </w:r>
      </w:hyperlink>
    </w:p>
    <w:p w14:paraId="4F1E0AF4" w14:textId="40A8DF27" w:rsidR="0046509E" w:rsidRPr="00327E8C" w:rsidRDefault="0046509E" w:rsidP="68D8E2AF">
      <w:pPr>
        <w:spacing w:after="20"/>
        <w:jc w:val="both"/>
        <w:rPr>
          <w:rFonts w:eastAsiaTheme="minorEastAsia"/>
          <w:lang w:val="en-US"/>
        </w:rPr>
      </w:pPr>
    </w:p>
    <w:p w14:paraId="0273397E" w14:textId="76746259" w:rsidR="30D98835" w:rsidRPr="00327E8C" w:rsidRDefault="30D98835"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Le Fix</w:t>
      </w:r>
    </w:p>
    <w:p w14:paraId="7DB28EF2" w14:textId="42BFFBA6" w:rsidR="0C764FAC" w:rsidRPr="00327E8C" w:rsidRDefault="0C764FAC" w:rsidP="6BF73719">
      <w:pPr>
        <w:spacing w:after="20"/>
        <w:jc w:val="both"/>
        <w:rPr>
          <w:lang w:val="en-US"/>
        </w:rPr>
      </w:pPr>
      <w:r w:rsidRPr="00327E8C">
        <w:rPr>
          <w:rFonts w:ascii="Calisto MT" w:eastAsia="Calisto MT" w:hAnsi="Calisto MT" w:cs="Calisto MT"/>
          <w:lang w:val="en-US"/>
        </w:rPr>
        <w:t>Avenue de France 17, 1202 Genève</w:t>
      </w:r>
    </w:p>
    <w:p w14:paraId="23E52C0A" w14:textId="4CA1A54E" w:rsidR="0C764FAC" w:rsidRPr="00327E8C" w:rsidRDefault="0C764FAC"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Phone: +41 22 731 40 41</w:t>
      </w:r>
    </w:p>
    <w:p w14:paraId="74193EF0" w14:textId="014D2ACB" w:rsidR="68D8E2AF" w:rsidRPr="00327E8C" w:rsidRDefault="5A4B4CE7" w:rsidP="543DC7D0">
      <w:pPr>
        <w:spacing w:after="20"/>
        <w:jc w:val="both"/>
        <w:rPr>
          <w:rFonts w:ascii="Calisto MT" w:eastAsia="Calisto MT" w:hAnsi="Calisto MT" w:cs="Calisto MT"/>
          <w:lang w:val="en-US"/>
        </w:rPr>
      </w:pPr>
      <w:r w:rsidRPr="543DC7D0">
        <w:rPr>
          <w:rFonts w:ascii="Calisto MT" w:eastAsia="Calisto MT" w:hAnsi="Calisto MT" w:cs="Calisto MT"/>
          <w:lang w:val="en-US"/>
        </w:rPr>
        <w:t xml:space="preserve">Web: </w:t>
      </w:r>
      <w:hyperlink r:id="rId60">
        <w:r w:rsidRPr="543DC7D0">
          <w:rPr>
            <w:rStyle w:val="Lienhypertexte"/>
            <w:rFonts w:ascii="Calisto MT" w:eastAsia="Calisto MT" w:hAnsi="Calisto MT" w:cs="Calisto MT"/>
            <w:lang w:val="en-US"/>
          </w:rPr>
          <w:t>www.lefix.ch</w:t>
        </w:r>
      </w:hyperlink>
    </w:p>
    <w:p w14:paraId="01C7EF5A" w14:textId="77777777" w:rsidR="00362FC6" w:rsidRPr="00327E8C" w:rsidRDefault="00362FC6" w:rsidP="68D8E2AF">
      <w:pPr>
        <w:spacing w:after="20"/>
        <w:jc w:val="both"/>
        <w:rPr>
          <w:rFonts w:eastAsiaTheme="minorEastAsia"/>
          <w:b/>
          <w:bCs/>
          <w:lang w:val="en-US"/>
        </w:rPr>
      </w:pPr>
    </w:p>
    <w:p w14:paraId="5D0444BD" w14:textId="653E74AE" w:rsidR="30D98835" w:rsidRPr="00327E8C" w:rsidRDefault="30D98835"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E</w:t>
      </w:r>
      <w:r w:rsidR="6DB65415" w:rsidRPr="00327E8C">
        <w:rPr>
          <w:rFonts w:eastAsiaTheme="minorEastAsia"/>
          <w:b/>
          <w:bCs/>
          <w:lang w:val="en-US"/>
        </w:rPr>
        <w:t>l</w:t>
      </w:r>
      <w:r w:rsidRPr="00327E8C">
        <w:rPr>
          <w:rFonts w:eastAsiaTheme="minorEastAsia"/>
          <w:b/>
          <w:bCs/>
          <w:lang w:val="en-US"/>
        </w:rPr>
        <w:t>salad</w:t>
      </w:r>
    </w:p>
    <w:p w14:paraId="417834A4" w14:textId="11D13A34" w:rsidR="0947878D" w:rsidRPr="00327E8C" w:rsidRDefault="0947878D" w:rsidP="435D0805">
      <w:pPr>
        <w:spacing w:after="20"/>
        <w:jc w:val="both"/>
        <w:rPr>
          <w:rFonts w:eastAsiaTheme="minorEastAsia"/>
          <w:lang w:val="en-US"/>
        </w:rPr>
      </w:pPr>
      <w:hyperlink r:id="rId61">
        <w:r w:rsidRPr="00327E8C">
          <w:rPr>
            <w:rStyle w:val="Lienhypertexte"/>
            <w:rFonts w:eastAsiaTheme="minorEastAsia"/>
            <w:lang w:val="en-US"/>
          </w:rPr>
          <w:t>www.elsalad.com</w:t>
        </w:r>
      </w:hyperlink>
    </w:p>
    <w:p w14:paraId="5A684AB0" w14:textId="1D59F61F" w:rsidR="435D0805" w:rsidRPr="00327E8C" w:rsidRDefault="435D0805" w:rsidP="435D0805">
      <w:pPr>
        <w:spacing w:after="20"/>
        <w:jc w:val="both"/>
        <w:rPr>
          <w:rFonts w:eastAsiaTheme="minorEastAsia"/>
          <w:lang w:val="en-US"/>
        </w:rPr>
      </w:pPr>
    </w:p>
    <w:p w14:paraId="49643149" w14:textId="6F248E4E" w:rsidR="30D98835" w:rsidRPr="00327E8C" w:rsidRDefault="30D98835"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Smood.ch</w:t>
      </w:r>
      <w:r w:rsidR="75133564" w:rsidRPr="00327E8C">
        <w:rPr>
          <w:rFonts w:eastAsiaTheme="minorEastAsia"/>
          <w:b/>
          <w:bCs/>
          <w:lang w:val="en-US"/>
        </w:rPr>
        <w:t xml:space="preserve"> (delivery platform for various restaurants)</w:t>
      </w:r>
    </w:p>
    <w:p w14:paraId="475491FF" w14:textId="4E079EE6" w:rsidR="68D8E2AF" w:rsidRPr="00327E8C" w:rsidRDefault="75133564" w:rsidP="09879028">
      <w:pPr>
        <w:spacing w:after="20"/>
        <w:jc w:val="both"/>
        <w:rPr>
          <w:rFonts w:ascii="Calisto MT" w:eastAsia="Calisto MT" w:hAnsi="Calisto MT" w:cs="Calisto MT"/>
          <w:lang w:val="en-US"/>
        </w:rPr>
      </w:pPr>
      <w:hyperlink r:id="rId62">
        <w:r w:rsidRPr="00327E8C">
          <w:rPr>
            <w:rStyle w:val="Lienhypertexte"/>
            <w:rFonts w:ascii="Calisto MT" w:eastAsia="Calisto MT" w:hAnsi="Calisto MT" w:cs="Calisto MT"/>
            <w:lang w:val="en-US"/>
          </w:rPr>
          <w:t>www.smood.ch</w:t>
        </w:r>
      </w:hyperlink>
    </w:p>
    <w:p w14:paraId="26138BD1" w14:textId="2DFE2F34" w:rsidR="68D8E2AF" w:rsidRPr="00327E8C" w:rsidRDefault="68D8E2AF" w:rsidP="68D8E2AF">
      <w:pPr>
        <w:spacing w:after="20"/>
        <w:jc w:val="both"/>
        <w:rPr>
          <w:rFonts w:eastAsiaTheme="minorEastAsia"/>
          <w:lang w:val="en-US"/>
        </w:rPr>
      </w:pPr>
    </w:p>
    <w:p w14:paraId="5B8BA095" w14:textId="29D00CE7" w:rsidR="0081798D" w:rsidRPr="00327E8C" w:rsidRDefault="13835C19" w:rsidP="009E7B70">
      <w:pPr>
        <w:pStyle w:val="Paragraphedeliste"/>
        <w:numPr>
          <w:ilvl w:val="1"/>
          <w:numId w:val="33"/>
        </w:numPr>
        <w:ind w:left="788" w:hanging="431"/>
        <w:outlineLvl w:val="1"/>
        <w:rPr>
          <w:rFonts w:eastAsiaTheme="minorEastAsia"/>
          <w:b/>
          <w:bCs/>
          <w:lang w:val="en-US"/>
        </w:rPr>
      </w:pPr>
      <w:bookmarkStart w:id="107" w:name="_Toc65674283"/>
      <w:r w:rsidRPr="00327E8C">
        <w:rPr>
          <w:rFonts w:eastAsiaTheme="minorEastAsia"/>
          <w:b/>
          <w:bCs/>
          <w:lang w:val="en-US"/>
        </w:rPr>
        <w:t>AV equipment</w:t>
      </w:r>
      <w:bookmarkEnd w:id="107"/>
    </w:p>
    <w:p w14:paraId="28D58B42" w14:textId="5187A32C" w:rsidR="13835C19" w:rsidRPr="00327E8C" w:rsidRDefault="13835C19"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Odeka</w:t>
      </w:r>
      <w:r w:rsidR="0C2424E5" w:rsidRPr="00327E8C">
        <w:rPr>
          <w:rFonts w:eastAsiaTheme="minorEastAsia"/>
          <w:b/>
          <w:bCs/>
          <w:lang w:val="en-US"/>
        </w:rPr>
        <w:t xml:space="preserve"> Sarl – Interpretation Logistic</w:t>
      </w:r>
    </w:p>
    <w:p w14:paraId="5540EA92" w14:textId="679D6FD6" w:rsidR="0C2424E5" w:rsidRPr="00D5244C" w:rsidRDefault="0C2424E5" w:rsidP="68D8E2AF">
      <w:pPr>
        <w:spacing w:after="20"/>
        <w:jc w:val="both"/>
      </w:pPr>
      <w:r w:rsidRPr="00D5244C">
        <w:rPr>
          <w:rFonts w:ascii="Calisto MT" w:eastAsia="Calisto MT" w:hAnsi="Calisto MT" w:cs="Calisto MT"/>
        </w:rPr>
        <w:t>Chemin Jacques-Philibert-De-Sauvage 37 - 1219 Châtelaine</w:t>
      </w:r>
    </w:p>
    <w:p w14:paraId="5E7B9A53" w14:textId="19C28E78" w:rsidR="0C2424E5" w:rsidRPr="00327E8C" w:rsidRDefault="0C2424E5" w:rsidP="68D8E2AF">
      <w:pPr>
        <w:spacing w:after="20"/>
        <w:jc w:val="both"/>
        <w:rPr>
          <w:rFonts w:ascii="Calisto MT" w:eastAsia="Calisto MT" w:hAnsi="Calisto MT" w:cs="Calisto MT"/>
          <w:lang w:val="en-US"/>
        </w:rPr>
      </w:pPr>
      <w:r w:rsidRPr="00327E8C">
        <w:rPr>
          <w:rFonts w:ascii="Calisto MT" w:eastAsia="Calisto MT" w:hAnsi="Calisto MT" w:cs="Calisto MT"/>
          <w:lang w:val="en-US"/>
        </w:rPr>
        <w:t>Phone: + 41 79 963 49 09</w:t>
      </w:r>
    </w:p>
    <w:p w14:paraId="47642C26" w14:textId="61C3A7D4" w:rsidR="0C2424E5" w:rsidRPr="00327E8C" w:rsidRDefault="0C2424E5" w:rsidP="68D8E2AF">
      <w:pPr>
        <w:spacing w:after="20"/>
        <w:jc w:val="both"/>
        <w:rPr>
          <w:rFonts w:eastAsiaTheme="minorEastAsia"/>
          <w:lang w:val="en-US"/>
        </w:rPr>
      </w:pPr>
      <w:r w:rsidRPr="00327E8C">
        <w:rPr>
          <w:rFonts w:ascii="Times New Roman" w:eastAsia="Times New Roman" w:hAnsi="Times New Roman" w:cs="Times New Roman"/>
          <w:sz w:val="24"/>
          <w:szCs w:val="24"/>
          <w:lang w:val="en-US"/>
        </w:rPr>
        <w:t xml:space="preserve">Email: </w:t>
      </w:r>
      <w:hyperlink r:id="rId63">
        <w:r w:rsidRPr="00327E8C">
          <w:rPr>
            <w:rStyle w:val="Lienhypertexte"/>
            <w:rFonts w:ascii="Times New Roman" w:eastAsia="Times New Roman" w:hAnsi="Times New Roman" w:cs="Times New Roman"/>
            <w:sz w:val="24"/>
            <w:szCs w:val="24"/>
            <w:lang w:val="en-US"/>
          </w:rPr>
          <w:t>christophe@odeka.ch</w:t>
        </w:r>
      </w:hyperlink>
    </w:p>
    <w:p w14:paraId="214792F7" w14:textId="6910DC00" w:rsidR="0C2424E5" w:rsidRPr="00327E8C" w:rsidRDefault="0C2424E5" w:rsidP="68D8E2AF">
      <w:pPr>
        <w:spacing w:after="20"/>
        <w:jc w:val="both"/>
        <w:rPr>
          <w:rFonts w:ascii="Times New Roman" w:eastAsia="Times New Roman" w:hAnsi="Times New Roman" w:cs="Times New Roman"/>
          <w:sz w:val="24"/>
          <w:szCs w:val="24"/>
          <w:lang w:val="en-US"/>
        </w:rPr>
      </w:pPr>
      <w:r w:rsidRPr="00327E8C">
        <w:rPr>
          <w:rFonts w:ascii="Times New Roman" w:eastAsia="Times New Roman" w:hAnsi="Times New Roman" w:cs="Times New Roman"/>
          <w:sz w:val="24"/>
          <w:szCs w:val="24"/>
          <w:lang w:val="en-US"/>
        </w:rPr>
        <w:t>Contact: Christophe Garcin</w:t>
      </w:r>
    </w:p>
    <w:p w14:paraId="0D85BB50" w14:textId="1B6FCE40" w:rsidR="0C2424E5" w:rsidRPr="00327E8C" w:rsidRDefault="0C2424E5" w:rsidP="68D8E2AF">
      <w:pPr>
        <w:spacing w:after="20"/>
        <w:jc w:val="both"/>
        <w:rPr>
          <w:lang w:val="en-US"/>
        </w:rPr>
      </w:pPr>
      <w:r w:rsidRPr="00327E8C">
        <w:rPr>
          <w:rFonts w:ascii="Times New Roman" w:eastAsia="Times New Roman" w:hAnsi="Times New Roman" w:cs="Times New Roman"/>
          <w:sz w:val="24"/>
          <w:szCs w:val="24"/>
          <w:lang w:val="en-US"/>
        </w:rPr>
        <w:t xml:space="preserve">Web: </w:t>
      </w:r>
      <w:r w:rsidR="5E3E96E0" w:rsidRPr="00327E8C">
        <w:rPr>
          <w:rFonts w:ascii="Times New Roman" w:eastAsia="Times New Roman" w:hAnsi="Times New Roman" w:cs="Times New Roman"/>
          <w:sz w:val="24"/>
          <w:szCs w:val="24"/>
          <w:lang w:val="en-US"/>
        </w:rPr>
        <w:t xml:space="preserve"> </w:t>
      </w:r>
      <w:hyperlink r:id="rId64">
        <w:r w:rsidRPr="00327E8C">
          <w:rPr>
            <w:rStyle w:val="Lienhypertexte"/>
            <w:rFonts w:ascii="Times New Roman" w:eastAsia="Times New Roman" w:hAnsi="Times New Roman" w:cs="Times New Roman"/>
            <w:sz w:val="24"/>
            <w:szCs w:val="24"/>
            <w:lang w:val="en-US"/>
          </w:rPr>
          <w:t>www.</w:t>
        </w:r>
        <w:r w:rsidR="111E96F7" w:rsidRPr="00327E8C">
          <w:rPr>
            <w:rStyle w:val="Lienhypertexte"/>
            <w:rFonts w:ascii="Times New Roman" w:eastAsia="Times New Roman" w:hAnsi="Times New Roman" w:cs="Times New Roman"/>
            <w:sz w:val="24"/>
            <w:szCs w:val="24"/>
            <w:lang w:val="en-US"/>
          </w:rPr>
          <w:t>odeka</w:t>
        </w:r>
        <w:r w:rsidRPr="00327E8C">
          <w:rPr>
            <w:rStyle w:val="Lienhypertexte"/>
            <w:rFonts w:ascii="Times New Roman" w:eastAsia="Times New Roman" w:hAnsi="Times New Roman" w:cs="Times New Roman"/>
            <w:sz w:val="24"/>
            <w:szCs w:val="24"/>
            <w:lang w:val="en-US"/>
          </w:rPr>
          <w:t>.ch</w:t>
        </w:r>
      </w:hyperlink>
    </w:p>
    <w:p w14:paraId="176E4335" w14:textId="2C34FE65" w:rsidR="68D8E2AF" w:rsidRPr="00327E8C" w:rsidRDefault="68D8E2AF" w:rsidP="345F446D">
      <w:pPr>
        <w:spacing w:after="20"/>
        <w:jc w:val="both"/>
        <w:rPr>
          <w:rFonts w:ascii="Times New Roman" w:eastAsia="Times New Roman" w:hAnsi="Times New Roman" w:cs="Times New Roman"/>
          <w:sz w:val="24"/>
          <w:szCs w:val="24"/>
          <w:lang w:val="en-US"/>
        </w:rPr>
      </w:pPr>
    </w:p>
    <w:p w14:paraId="5D017003" w14:textId="0204436D" w:rsidR="13835C19" w:rsidRPr="00327E8C" w:rsidRDefault="13835C19"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Dorier</w:t>
      </w:r>
      <w:r w:rsidR="41F1C742" w:rsidRPr="00327E8C">
        <w:rPr>
          <w:rFonts w:eastAsiaTheme="minorEastAsia"/>
          <w:b/>
          <w:bCs/>
          <w:lang w:val="en-US"/>
        </w:rPr>
        <w:t xml:space="preserve"> Group</w:t>
      </w:r>
    </w:p>
    <w:p w14:paraId="0DA9AB66" w14:textId="200FECEA" w:rsidR="41F1C742" w:rsidRPr="00D5244C" w:rsidRDefault="41F1C742" w:rsidP="68D8E2AF">
      <w:pPr>
        <w:spacing w:after="20"/>
        <w:jc w:val="both"/>
      </w:pPr>
      <w:r w:rsidRPr="00D5244C">
        <w:rPr>
          <w:rFonts w:ascii="Calisto MT" w:eastAsia="Calisto MT" w:hAnsi="Calisto MT" w:cs="Calisto MT"/>
        </w:rPr>
        <w:t>Rue du Pré-Bouvier 9, 1242 Satigny, Switzerland</w:t>
      </w:r>
    </w:p>
    <w:p w14:paraId="58F7C49B" w14:textId="26F05433" w:rsidR="41F1C742" w:rsidRPr="00327E8C" w:rsidRDefault="41F1C742" w:rsidP="68D8E2AF">
      <w:pPr>
        <w:spacing w:after="20"/>
        <w:jc w:val="both"/>
        <w:rPr>
          <w:lang w:val="en-US"/>
        </w:rPr>
      </w:pPr>
      <w:r w:rsidRPr="00327E8C">
        <w:rPr>
          <w:rFonts w:ascii="Calisto MT" w:eastAsia="Calisto MT" w:hAnsi="Calisto MT" w:cs="Calisto MT"/>
          <w:lang w:val="en-US"/>
        </w:rPr>
        <w:t>Phone: +41 22 309 20 00</w:t>
      </w:r>
    </w:p>
    <w:p w14:paraId="496F4814" w14:textId="5FDEBB6B" w:rsidR="41F1C742" w:rsidRPr="00327E8C" w:rsidRDefault="41F1C742" w:rsidP="68D8E2AF">
      <w:pPr>
        <w:spacing w:after="20"/>
        <w:jc w:val="both"/>
        <w:rPr>
          <w:lang w:val="en-US"/>
        </w:rPr>
      </w:pPr>
      <w:r w:rsidRPr="00327E8C">
        <w:rPr>
          <w:rFonts w:ascii="Calisto MT" w:eastAsia="Calisto MT" w:hAnsi="Calisto MT" w:cs="Calisto MT"/>
          <w:lang w:val="en-US"/>
        </w:rPr>
        <w:t>Web: https://dorier-group.com/</w:t>
      </w:r>
    </w:p>
    <w:p w14:paraId="2ABBCC45" w14:textId="36F0AD20" w:rsidR="41F1C742" w:rsidRPr="00D5244C" w:rsidRDefault="41F1C742" w:rsidP="68D8E2AF">
      <w:pPr>
        <w:spacing w:after="20"/>
        <w:jc w:val="both"/>
      </w:pPr>
      <w:r w:rsidRPr="00D5244C">
        <w:rPr>
          <w:rFonts w:ascii="Calisto MT" w:eastAsia="Calisto MT" w:hAnsi="Calisto MT" w:cs="Calisto MT"/>
        </w:rPr>
        <w:t>Contact:  Emilie Vilette</w:t>
      </w:r>
    </w:p>
    <w:p w14:paraId="0ABCB9B4" w14:textId="46C7B55E" w:rsidR="41F1C742" w:rsidRPr="00D5244C" w:rsidRDefault="41F1C742" w:rsidP="68D8E2AF">
      <w:pPr>
        <w:spacing w:after="20"/>
        <w:jc w:val="both"/>
      </w:pPr>
      <w:r w:rsidRPr="00D5244C">
        <w:rPr>
          <w:rFonts w:ascii="Calisto MT" w:eastAsia="Calisto MT" w:hAnsi="Calisto MT" w:cs="Calisto MT"/>
        </w:rPr>
        <w:t xml:space="preserve">Email: </w:t>
      </w:r>
      <w:hyperlink r:id="rId65">
        <w:r w:rsidRPr="00D5244C">
          <w:rPr>
            <w:rStyle w:val="Lienhypertexte"/>
            <w:rFonts w:ascii="Calisto MT" w:eastAsia="Calisto MT" w:hAnsi="Calisto MT" w:cs="Calisto MT"/>
          </w:rPr>
          <w:t>emilie.villette@dorier-group.com</w:t>
        </w:r>
      </w:hyperlink>
    </w:p>
    <w:p w14:paraId="72A20C00" w14:textId="0893A865" w:rsidR="41F1C742" w:rsidRPr="00327E8C" w:rsidRDefault="41F1C742" w:rsidP="68D8E2AF">
      <w:pPr>
        <w:spacing w:after="20"/>
        <w:jc w:val="both"/>
        <w:rPr>
          <w:rFonts w:ascii="Times New Roman" w:eastAsia="Times New Roman" w:hAnsi="Times New Roman" w:cs="Times New Roman"/>
          <w:sz w:val="24"/>
          <w:szCs w:val="24"/>
          <w:lang w:val="en-US"/>
        </w:rPr>
      </w:pPr>
      <w:r w:rsidRPr="00327E8C">
        <w:rPr>
          <w:rFonts w:ascii="Times New Roman" w:eastAsia="Times New Roman" w:hAnsi="Times New Roman" w:cs="Times New Roman"/>
          <w:sz w:val="24"/>
          <w:szCs w:val="24"/>
          <w:lang w:val="en-US"/>
        </w:rPr>
        <w:t>Direct phone: +41 22 309 06 38</w:t>
      </w:r>
    </w:p>
    <w:p w14:paraId="1EE4C6D7" w14:textId="2571657D" w:rsidR="59E29E25" w:rsidRPr="00327E8C" w:rsidRDefault="59E29E25" w:rsidP="09879028">
      <w:pPr>
        <w:spacing w:after="20"/>
        <w:jc w:val="both"/>
        <w:rPr>
          <w:rFonts w:eastAsiaTheme="minorEastAsia"/>
          <w:lang w:val="en-US"/>
        </w:rPr>
      </w:pPr>
    </w:p>
    <w:p w14:paraId="01E94980" w14:textId="34D6E94F" w:rsidR="68D8E2AF" w:rsidRPr="00327E8C" w:rsidRDefault="2B326B27" w:rsidP="009E7B70">
      <w:pPr>
        <w:pStyle w:val="Paragraphedeliste"/>
        <w:numPr>
          <w:ilvl w:val="1"/>
          <w:numId w:val="33"/>
        </w:numPr>
        <w:ind w:left="788" w:hanging="431"/>
        <w:outlineLvl w:val="1"/>
        <w:rPr>
          <w:rFonts w:eastAsiaTheme="minorEastAsia"/>
          <w:b/>
          <w:bCs/>
          <w:lang w:val="en-US"/>
        </w:rPr>
      </w:pPr>
      <w:bookmarkStart w:id="108" w:name="_Toc65674284"/>
      <w:r w:rsidRPr="00327E8C">
        <w:rPr>
          <w:rFonts w:eastAsiaTheme="minorEastAsia"/>
          <w:b/>
          <w:bCs/>
          <w:lang w:val="en-US"/>
        </w:rPr>
        <w:t>Venues for meetings</w:t>
      </w:r>
      <w:bookmarkEnd w:id="108"/>
      <w:r w:rsidRPr="00327E8C">
        <w:rPr>
          <w:rFonts w:eastAsiaTheme="minorEastAsia"/>
          <w:b/>
          <w:bCs/>
          <w:lang w:val="en-US"/>
        </w:rPr>
        <w:t xml:space="preserve"> </w:t>
      </w:r>
    </w:p>
    <w:p w14:paraId="54601AD6" w14:textId="77777777" w:rsidR="00C42CBF" w:rsidRPr="00327E8C" w:rsidRDefault="24A47E80" w:rsidP="009E7B70">
      <w:pPr>
        <w:pStyle w:val="Paragraphedeliste"/>
        <w:numPr>
          <w:ilvl w:val="0"/>
          <w:numId w:val="38"/>
        </w:numPr>
        <w:spacing w:after="20"/>
        <w:jc w:val="both"/>
        <w:rPr>
          <w:rFonts w:ascii="Calisto MT" w:eastAsia="Calisto MT" w:hAnsi="Calisto MT" w:cs="Calisto MT"/>
          <w:b/>
          <w:bCs/>
          <w:lang w:val="en-US"/>
        </w:rPr>
      </w:pPr>
      <w:r w:rsidRPr="00327E8C">
        <w:rPr>
          <w:rFonts w:ascii="Calisto MT" w:eastAsia="Calisto MT" w:hAnsi="Calisto MT" w:cs="Calisto MT"/>
          <w:b/>
          <w:bCs/>
          <w:lang w:val="en-US"/>
        </w:rPr>
        <w:t>Graduate Institute Geneva</w:t>
      </w:r>
    </w:p>
    <w:p w14:paraId="3F3640B4" w14:textId="52529D9C" w:rsidR="00C42CBF" w:rsidRPr="00327E8C" w:rsidRDefault="00C42CBF" w:rsidP="00C42CBF">
      <w:pPr>
        <w:spacing w:after="20"/>
        <w:jc w:val="both"/>
        <w:rPr>
          <w:rFonts w:ascii="Calisto MT" w:eastAsia="Calisto MT" w:hAnsi="Calisto MT" w:cs="Calisto MT"/>
          <w:b/>
          <w:bCs/>
          <w:lang w:val="en-US"/>
        </w:rPr>
      </w:pPr>
      <w:r w:rsidRPr="00327E8C">
        <w:rPr>
          <w:rFonts w:ascii="Calisto MT" w:eastAsia="Calisto MT" w:hAnsi="Calisto MT" w:cs="Calisto MT"/>
          <w:b/>
          <w:bCs/>
          <w:lang w:val="en-US"/>
        </w:rPr>
        <w:t>Maison de la Paix</w:t>
      </w:r>
    </w:p>
    <w:p w14:paraId="7A90C4A2" w14:textId="05F265C1" w:rsidR="7ABC6C89" w:rsidRPr="00327E8C" w:rsidRDefault="00C42CBF" w:rsidP="00C42CBF">
      <w:pPr>
        <w:spacing w:after="20"/>
        <w:jc w:val="both"/>
        <w:rPr>
          <w:rFonts w:ascii="Calisto MT" w:eastAsia="Calisto MT" w:hAnsi="Calisto MT" w:cs="Calisto MT"/>
          <w:lang w:val="en-US"/>
        </w:rPr>
      </w:pPr>
      <w:r w:rsidRPr="00327E8C">
        <w:rPr>
          <w:rFonts w:ascii="Calisto MT" w:eastAsia="Calisto MT" w:hAnsi="Calisto MT" w:cs="Calisto MT"/>
          <w:lang w:val="en-US"/>
        </w:rPr>
        <w:t>Chemin Eugène-Rigot 2A, Geneva</w:t>
      </w:r>
    </w:p>
    <w:p w14:paraId="7F2EB315" w14:textId="21111BF4" w:rsidR="00C42CBF" w:rsidRPr="00327E8C" w:rsidRDefault="00C42CBF" w:rsidP="00C42CBF">
      <w:pPr>
        <w:spacing w:after="20"/>
        <w:jc w:val="both"/>
        <w:rPr>
          <w:lang w:val="en-US"/>
        </w:rPr>
      </w:pPr>
      <w:r w:rsidRPr="00327E8C">
        <w:rPr>
          <w:lang w:val="en-US"/>
        </w:rPr>
        <w:t>Phone : +41 22 908 43 50</w:t>
      </w:r>
    </w:p>
    <w:p w14:paraId="286A2F84" w14:textId="5E209F04" w:rsidR="00C42CBF" w:rsidRPr="00327E8C" w:rsidRDefault="00C42CBF" w:rsidP="00C42CBF">
      <w:pPr>
        <w:spacing w:after="20"/>
        <w:jc w:val="both"/>
        <w:rPr>
          <w:lang w:val="en-US"/>
        </w:rPr>
      </w:pPr>
      <w:r w:rsidRPr="00327E8C">
        <w:rPr>
          <w:lang w:val="en-US"/>
        </w:rPr>
        <w:t xml:space="preserve">Email : </w:t>
      </w:r>
      <w:r w:rsidR="00185743">
        <w:fldChar w:fldCharType="begin"/>
      </w:r>
      <w:r w:rsidR="00185743" w:rsidRPr="00B948BB">
        <w:rPr>
          <w:lang w:val="en-US"/>
          <w:rPrChange w:id="109" w:author="Anais Bobst" w:date="2020-06-11T16:24:00Z">
            <w:rPr/>
          </w:rPrChange>
        </w:rPr>
        <w:instrText xml:space="preserve"> HYPERLINK "mailto:events@graduateinstitute.ch" \t "_blank" </w:instrText>
      </w:r>
      <w:r w:rsidR="00185743">
        <w:fldChar w:fldCharType="separate"/>
      </w:r>
      <w:r w:rsidRPr="00327E8C">
        <w:rPr>
          <w:rStyle w:val="Lienhypertexte"/>
          <w:lang w:val="en-US"/>
        </w:rPr>
        <w:t>events@graduateinstitute.ch</w:t>
      </w:r>
      <w:r w:rsidR="00185743">
        <w:rPr>
          <w:rStyle w:val="Lienhypertexte"/>
          <w:lang w:val="en-US"/>
        </w:rPr>
        <w:fldChar w:fldCharType="end"/>
      </w:r>
    </w:p>
    <w:p w14:paraId="248140A2" w14:textId="0B203C2E" w:rsidR="00C42CBF" w:rsidRPr="00327E8C" w:rsidRDefault="00C42CBF" w:rsidP="00C42CBF">
      <w:pPr>
        <w:spacing w:after="20"/>
        <w:jc w:val="both"/>
        <w:rPr>
          <w:rFonts w:ascii="Calisto MT" w:eastAsia="Calisto MT" w:hAnsi="Calisto MT" w:cs="Calisto MT"/>
          <w:sz w:val="20"/>
          <w:szCs w:val="20"/>
          <w:lang w:val="en-US"/>
        </w:rPr>
      </w:pPr>
      <w:r w:rsidRPr="00327E8C">
        <w:rPr>
          <w:sz w:val="20"/>
          <w:szCs w:val="20"/>
          <w:lang w:val="en-US"/>
        </w:rPr>
        <w:t xml:space="preserve">***Possibility to rent meeting rooms in their facilities at Maison de la Paix, Villa Moynier, Villa Barton. </w:t>
      </w:r>
    </w:p>
    <w:p w14:paraId="14F4E9FF" w14:textId="23EF6608" w:rsidR="68D8E2AF" w:rsidRPr="00327E8C" w:rsidRDefault="68D8E2AF" w:rsidP="6BF73719">
      <w:pPr>
        <w:spacing w:after="20"/>
        <w:jc w:val="both"/>
        <w:rPr>
          <w:rFonts w:ascii="Calisto MT" w:eastAsia="Calisto MT" w:hAnsi="Calisto MT" w:cs="Calisto MT"/>
          <w:lang w:val="en-US"/>
        </w:rPr>
      </w:pPr>
    </w:p>
    <w:p w14:paraId="1084D467" w14:textId="057467D1" w:rsidR="5271655F" w:rsidRPr="00327E8C" w:rsidRDefault="5271655F" w:rsidP="009E7B70">
      <w:pPr>
        <w:pStyle w:val="Paragraphedeliste"/>
        <w:numPr>
          <w:ilvl w:val="0"/>
          <w:numId w:val="38"/>
        </w:numPr>
        <w:spacing w:after="20"/>
        <w:jc w:val="both"/>
        <w:rPr>
          <w:rFonts w:ascii="Calisto MT" w:eastAsia="Calisto MT" w:hAnsi="Calisto MT" w:cs="Calisto MT"/>
          <w:b/>
          <w:bCs/>
          <w:lang w:val="en-US"/>
        </w:rPr>
      </w:pPr>
      <w:r w:rsidRPr="00327E8C">
        <w:rPr>
          <w:rFonts w:ascii="Calisto MT" w:eastAsia="Calisto MT" w:hAnsi="Calisto MT" w:cs="Calisto MT"/>
          <w:b/>
          <w:bCs/>
          <w:lang w:val="en-US"/>
        </w:rPr>
        <w:t>Château des Penthes</w:t>
      </w:r>
    </w:p>
    <w:p w14:paraId="1301891B" w14:textId="31F09C57" w:rsidR="5271655F" w:rsidRPr="00327E8C" w:rsidRDefault="5271655F"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Chemin de l'Impératrice 18, 1292 Pregny-Chambésy</w:t>
      </w:r>
    </w:p>
    <w:p w14:paraId="56F564AE" w14:textId="257C5AFD" w:rsidR="5271655F" w:rsidRPr="00327E8C" w:rsidRDefault="5271655F"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Phone: +41 22 734 48 65</w:t>
      </w:r>
    </w:p>
    <w:p w14:paraId="20AE64F5" w14:textId="22592632" w:rsidR="5271655F" w:rsidRPr="00327E8C" w:rsidRDefault="5271655F"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66">
        <w:r w:rsidRPr="00327E8C">
          <w:rPr>
            <w:rStyle w:val="Lienhypertexte"/>
            <w:rFonts w:ascii="Calisto MT" w:eastAsia="Calisto MT" w:hAnsi="Calisto MT" w:cs="Calisto MT"/>
            <w:lang w:val="en-US"/>
          </w:rPr>
          <w:t>events@penthes.ch</w:t>
        </w:r>
      </w:hyperlink>
    </w:p>
    <w:p w14:paraId="1C28BCF8" w14:textId="26B3C7FD" w:rsidR="0046509E" w:rsidRPr="00327E8C" w:rsidRDefault="5271655F"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67">
        <w:r w:rsidRPr="00327E8C">
          <w:rPr>
            <w:rStyle w:val="Lienhypertexte"/>
            <w:rFonts w:ascii="Calisto MT" w:eastAsia="Calisto MT" w:hAnsi="Calisto MT" w:cs="Calisto MT"/>
            <w:lang w:val="en-US"/>
          </w:rPr>
          <w:t>www.penthes.ch</w:t>
        </w:r>
      </w:hyperlink>
    </w:p>
    <w:p w14:paraId="61E62BBE" w14:textId="6A1A7272" w:rsidR="0046509E" w:rsidRPr="00327E8C" w:rsidRDefault="0046509E" w:rsidP="6BF73719">
      <w:pPr>
        <w:spacing w:after="20"/>
        <w:jc w:val="both"/>
        <w:rPr>
          <w:rFonts w:eastAsiaTheme="minorEastAsia"/>
          <w:b/>
          <w:bCs/>
          <w:lang w:val="en-US"/>
        </w:rPr>
      </w:pPr>
    </w:p>
    <w:p w14:paraId="76B8B548" w14:textId="5F7019B8" w:rsidR="712CF157" w:rsidRPr="00327E8C" w:rsidRDefault="712CF157"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La Perle du Lac</w:t>
      </w:r>
    </w:p>
    <w:p w14:paraId="5CEF53D5" w14:textId="79C15B40" w:rsidR="712CF157" w:rsidRPr="00327E8C" w:rsidRDefault="712CF157" w:rsidP="6BF73719">
      <w:pPr>
        <w:spacing w:after="20"/>
        <w:jc w:val="both"/>
        <w:rPr>
          <w:lang w:val="en-US"/>
        </w:rPr>
      </w:pPr>
      <w:r w:rsidRPr="00327E8C">
        <w:rPr>
          <w:rFonts w:ascii="Calisto MT" w:eastAsia="Calisto MT" w:hAnsi="Calisto MT" w:cs="Calisto MT"/>
          <w:lang w:val="en-US"/>
        </w:rPr>
        <w:t>Rue de Lausanne 126, 1202 Genève</w:t>
      </w:r>
    </w:p>
    <w:p w14:paraId="698C4D8C" w14:textId="19430C16" w:rsidR="712CF157" w:rsidRPr="00327E8C" w:rsidRDefault="712CF157" w:rsidP="6BF73719">
      <w:pPr>
        <w:spacing w:after="20"/>
        <w:jc w:val="both"/>
        <w:rPr>
          <w:rFonts w:eastAsiaTheme="minorEastAsia"/>
          <w:b/>
          <w:bCs/>
          <w:lang w:val="en-US"/>
        </w:rPr>
      </w:pPr>
      <w:r w:rsidRPr="00327E8C">
        <w:rPr>
          <w:rFonts w:eastAsiaTheme="minorEastAsia"/>
          <w:lang w:val="en-US"/>
        </w:rPr>
        <w:t xml:space="preserve">Phone: +41 </w:t>
      </w:r>
      <w:r w:rsidRPr="00327E8C">
        <w:rPr>
          <w:rFonts w:ascii="Calisto MT" w:eastAsia="Calisto MT" w:hAnsi="Calisto MT" w:cs="Calisto MT"/>
          <w:lang w:val="en-US"/>
        </w:rPr>
        <w:t>22 909 10 20</w:t>
      </w:r>
    </w:p>
    <w:p w14:paraId="79783637" w14:textId="13E1B31D" w:rsidR="712CF157" w:rsidRPr="00327E8C" w:rsidRDefault="712CF157"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68">
        <w:r w:rsidRPr="00327E8C">
          <w:rPr>
            <w:rStyle w:val="Lienhypertexte"/>
            <w:rFonts w:ascii="Calisto MT" w:eastAsia="Calisto MT" w:hAnsi="Calisto MT" w:cs="Calisto MT"/>
            <w:lang w:val="en-US"/>
          </w:rPr>
          <w:t>www.laperledulac.ch</w:t>
        </w:r>
      </w:hyperlink>
      <w:r w:rsidRPr="00327E8C">
        <w:rPr>
          <w:rFonts w:ascii="Calisto MT" w:eastAsia="Calisto MT" w:hAnsi="Calisto MT" w:cs="Calisto MT"/>
          <w:lang w:val="en-US"/>
        </w:rPr>
        <w:t xml:space="preserve"> </w:t>
      </w:r>
    </w:p>
    <w:p w14:paraId="7882C5B5" w14:textId="03A483D3" w:rsidR="712CF157" w:rsidRPr="00327E8C" w:rsidRDefault="712CF157" w:rsidP="6BF73719">
      <w:pPr>
        <w:spacing w:after="20"/>
        <w:jc w:val="both"/>
        <w:rPr>
          <w:rFonts w:eastAsiaTheme="minorEastAsia"/>
          <w:lang w:val="en-US"/>
        </w:rPr>
      </w:pPr>
      <w:r w:rsidRPr="00327E8C">
        <w:rPr>
          <w:rFonts w:eastAsiaTheme="minorEastAsia"/>
          <w:lang w:val="en-US"/>
        </w:rPr>
        <w:t xml:space="preserve">Email: </w:t>
      </w:r>
      <w:hyperlink r:id="rId69">
        <w:r w:rsidRPr="00327E8C">
          <w:rPr>
            <w:rStyle w:val="Lienhypertexte"/>
            <w:rFonts w:eastAsiaTheme="minorEastAsia"/>
            <w:lang w:val="en-US"/>
          </w:rPr>
          <w:t>info@laperledulac.ch</w:t>
        </w:r>
      </w:hyperlink>
    </w:p>
    <w:p w14:paraId="7C33ADBA" w14:textId="45EAB70A" w:rsidR="6BF73719" w:rsidRPr="00327E8C" w:rsidRDefault="6BF73719" w:rsidP="6BF73719">
      <w:pPr>
        <w:spacing w:after="20"/>
        <w:jc w:val="both"/>
        <w:rPr>
          <w:rFonts w:eastAsiaTheme="minorEastAsia"/>
          <w:b/>
          <w:bCs/>
          <w:lang w:val="en-US"/>
        </w:rPr>
      </w:pPr>
    </w:p>
    <w:p w14:paraId="7C89BEDE" w14:textId="5F6EBF87" w:rsidR="315FD8D9" w:rsidRPr="00327E8C" w:rsidRDefault="315FD8D9" w:rsidP="009E7B70">
      <w:pPr>
        <w:pStyle w:val="Paragraphedeliste"/>
        <w:numPr>
          <w:ilvl w:val="0"/>
          <w:numId w:val="38"/>
        </w:numPr>
        <w:spacing w:after="0"/>
        <w:jc w:val="both"/>
        <w:rPr>
          <w:rFonts w:ascii="Calisto MT" w:eastAsia="Calisto MT" w:hAnsi="Calisto MT" w:cs="Calisto MT"/>
          <w:b/>
          <w:bCs/>
          <w:lang w:val="en-US"/>
        </w:rPr>
      </w:pPr>
      <w:r w:rsidRPr="00327E8C">
        <w:rPr>
          <w:rFonts w:ascii="Arial Narrow" w:eastAsia="Arial Narrow" w:hAnsi="Arial Narrow" w:cs="Arial Narrow"/>
          <w:b/>
          <w:bCs/>
          <w:color w:val="1F497D"/>
          <w:sz w:val="24"/>
          <w:szCs w:val="24"/>
          <w:lang w:val="en-US"/>
        </w:rPr>
        <w:t>S</w:t>
      </w:r>
      <w:r w:rsidRPr="00327E8C">
        <w:rPr>
          <w:rFonts w:ascii="Calisto MT" w:eastAsia="Calisto MT" w:hAnsi="Calisto MT" w:cs="Calisto MT"/>
          <w:b/>
          <w:bCs/>
          <w:lang w:val="en-US"/>
        </w:rPr>
        <w:t>ociété de Lecture</w:t>
      </w:r>
    </w:p>
    <w:p w14:paraId="4FF762D7" w14:textId="0C3F0B66" w:rsidR="315FD8D9" w:rsidRPr="00327E8C" w:rsidRDefault="315FD8D9" w:rsidP="6BF73719">
      <w:pPr>
        <w:spacing w:after="0"/>
        <w:jc w:val="both"/>
        <w:rPr>
          <w:rFonts w:ascii="Calisto MT" w:eastAsia="Calisto MT" w:hAnsi="Calisto MT" w:cs="Calisto MT"/>
          <w:lang w:val="en-US"/>
        </w:rPr>
      </w:pPr>
      <w:r w:rsidRPr="00327E8C">
        <w:rPr>
          <w:rFonts w:ascii="Calisto MT" w:eastAsia="Calisto MT" w:hAnsi="Calisto MT" w:cs="Calisto MT"/>
          <w:lang w:val="en-US"/>
        </w:rPr>
        <w:t>11 Grand-Rue, 1204 Genève</w:t>
      </w:r>
    </w:p>
    <w:p w14:paraId="27AA54A2" w14:textId="384ADA83" w:rsidR="315FD8D9" w:rsidRPr="00327E8C" w:rsidRDefault="315FD8D9" w:rsidP="6BF73719">
      <w:pPr>
        <w:spacing w:after="0"/>
        <w:jc w:val="both"/>
        <w:rPr>
          <w:rFonts w:ascii="Calisto MT" w:eastAsia="Calisto MT" w:hAnsi="Calisto MT" w:cs="Calisto MT"/>
          <w:lang w:val="en-US"/>
        </w:rPr>
      </w:pPr>
      <w:r w:rsidRPr="00327E8C">
        <w:rPr>
          <w:rFonts w:ascii="Calisto MT" w:eastAsia="Calisto MT" w:hAnsi="Calisto MT" w:cs="Calisto MT"/>
          <w:lang w:val="en-US"/>
        </w:rPr>
        <w:t>Phone: +41 22.311.45.90</w:t>
      </w:r>
    </w:p>
    <w:p w14:paraId="2F4F3283" w14:textId="73832956" w:rsidR="315FD8D9" w:rsidRPr="00327E8C" w:rsidRDefault="315FD8D9" w:rsidP="6BF73719">
      <w:pPr>
        <w:spacing w:after="0"/>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70">
        <w:r w:rsidRPr="00327E8C">
          <w:rPr>
            <w:rStyle w:val="Lienhypertexte"/>
            <w:rFonts w:ascii="Calisto MT" w:eastAsia="Calisto MT" w:hAnsi="Calisto MT" w:cs="Calisto MT"/>
            <w:lang w:val="en-US"/>
          </w:rPr>
          <w:t>secretatariat@societe-de-lecture.ch</w:t>
        </w:r>
      </w:hyperlink>
    </w:p>
    <w:p w14:paraId="543329F8" w14:textId="158CCC6A" w:rsidR="315FD8D9" w:rsidRPr="00327E8C" w:rsidRDefault="315FD8D9" w:rsidP="6BF73719">
      <w:pPr>
        <w:spacing w:after="0"/>
        <w:jc w:val="both"/>
        <w:rPr>
          <w:rFonts w:ascii="Calisto MT" w:eastAsia="Calisto MT" w:hAnsi="Calisto MT" w:cs="Calisto MT"/>
          <w:color w:val="E98052"/>
          <w:u w:val="single"/>
          <w:lang w:val="en-US"/>
        </w:rPr>
      </w:pPr>
      <w:r w:rsidRPr="00327E8C">
        <w:rPr>
          <w:rFonts w:ascii="Calisto MT" w:eastAsia="Calisto MT" w:hAnsi="Calisto MT" w:cs="Calisto MT"/>
          <w:lang w:val="en-US"/>
        </w:rPr>
        <w:t>Web:</w:t>
      </w:r>
      <w:r w:rsidRPr="00327E8C">
        <w:rPr>
          <w:rFonts w:ascii="Calisto MT" w:eastAsia="Calisto MT" w:hAnsi="Calisto MT" w:cs="Calisto MT"/>
          <w:color w:val="E98052"/>
          <w:u w:val="single"/>
          <w:lang w:val="en-US"/>
        </w:rPr>
        <w:t xml:space="preserve"> </w:t>
      </w:r>
      <w:r w:rsidR="00185743">
        <w:fldChar w:fldCharType="begin"/>
      </w:r>
      <w:r w:rsidR="00185743" w:rsidRPr="00B948BB">
        <w:rPr>
          <w:lang w:val="en-US"/>
          <w:rPrChange w:id="110" w:author="Anais Bobst" w:date="2020-06-11T16:26:00Z">
            <w:rPr/>
          </w:rPrChange>
        </w:rPr>
        <w:instrText xml:space="preserve"> HYPERLINK "http://www.societe-de-lecture.ch/" \h </w:instrText>
      </w:r>
      <w:r w:rsidR="00185743">
        <w:fldChar w:fldCharType="separate"/>
      </w:r>
      <w:r w:rsidRPr="00327E8C">
        <w:rPr>
          <w:rFonts w:ascii="Calisto MT" w:eastAsia="Calisto MT" w:hAnsi="Calisto MT" w:cs="Calisto MT"/>
          <w:color w:val="E98052"/>
          <w:u w:val="single"/>
          <w:lang w:val="en-US"/>
        </w:rPr>
        <w:t>www.societe-de-lecture.ch</w:t>
      </w:r>
      <w:r w:rsidR="00185743">
        <w:rPr>
          <w:rFonts w:ascii="Calisto MT" w:eastAsia="Calisto MT" w:hAnsi="Calisto MT" w:cs="Calisto MT"/>
          <w:color w:val="E98052"/>
          <w:u w:val="single"/>
          <w:lang w:val="en-US"/>
        </w:rPr>
        <w:fldChar w:fldCharType="end"/>
      </w:r>
    </w:p>
    <w:p w14:paraId="7663B8E7" w14:textId="57E23E95" w:rsidR="7ABC6C89" w:rsidRPr="00327E8C" w:rsidRDefault="7ABC6C89" w:rsidP="7ABC6C89">
      <w:pPr>
        <w:spacing w:after="0"/>
        <w:jc w:val="both"/>
        <w:rPr>
          <w:rFonts w:ascii="Calisto MT" w:eastAsia="Calisto MT" w:hAnsi="Calisto MT" w:cs="Calisto MT"/>
          <w:color w:val="E98052"/>
          <w:u w:val="single"/>
          <w:lang w:val="en-US"/>
        </w:rPr>
      </w:pPr>
    </w:p>
    <w:p w14:paraId="7267D34D" w14:textId="2B911DBB" w:rsidR="29E49FAF" w:rsidRPr="00327E8C" w:rsidRDefault="29E49FAF" w:rsidP="009E7B70">
      <w:pPr>
        <w:pStyle w:val="Paragraphedeliste"/>
        <w:numPr>
          <w:ilvl w:val="0"/>
          <w:numId w:val="38"/>
        </w:numPr>
        <w:spacing w:after="20"/>
        <w:jc w:val="both"/>
        <w:rPr>
          <w:rFonts w:eastAsiaTheme="minorEastAsia"/>
          <w:b/>
          <w:bCs/>
          <w:lang w:val="en-US"/>
        </w:rPr>
      </w:pPr>
      <w:r w:rsidRPr="00327E8C">
        <w:rPr>
          <w:rFonts w:eastAsiaTheme="minorEastAsia"/>
          <w:b/>
          <w:bCs/>
          <w:lang w:val="en-US"/>
        </w:rPr>
        <w:t>Hotel Le Victoria Glion</w:t>
      </w:r>
    </w:p>
    <w:p w14:paraId="10173001" w14:textId="0BBCF12B" w:rsidR="29E49FAF" w:rsidRPr="00327E8C" w:rsidRDefault="29E49FAF" w:rsidP="7ABC6C89">
      <w:pPr>
        <w:spacing w:after="20"/>
        <w:jc w:val="both"/>
        <w:rPr>
          <w:rFonts w:ascii="MS PGothic" w:eastAsia="MS PGothic" w:hAnsi="MS PGothic" w:cs="MS PGothic"/>
          <w:lang w:val="en-US"/>
        </w:rPr>
      </w:pPr>
      <w:r w:rsidRPr="00327E8C">
        <w:rPr>
          <w:rFonts w:ascii="Calisto MT" w:eastAsia="Calisto MT" w:hAnsi="Calisto MT" w:cs="Calisto MT"/>
          <w:lang w:val="en-US"/>
        </w:rPr>
        <w:t>Route de Caux 16, 1823 Glion</w:t>
      </w:r>
    </w:p>
    <w:p w14:paraId="1BBBB783" w14:textId="2BF37AA0" w:rsidR="29E49FAF" w:rsidRPr="00327E8C" w:rsidRDefault="29E49FAF" w:rsidP="7ABC6C89">
      <w:pPr>
        <w:spacing w:after="20"/>
        <w:jc w:val="both"/>
        <w:rPr>
          <w:rFonts w:ascii="Calisto MT" w:eastAsia="Calisto MT" w:hAnsi="Calisto MT" w:cs="Calisto MT"/>
          <w:lang w:val="en-US"/>
        </w:rPr>
      </w:pPr>
      <w:hyperlink r:id="rId71">
        <w:r w:rsidRPr="00327E8C">
          <w:rPr>
            <w:rFonts w:ascii="Calisto MT" w:eastAsia="Calisto MT" w:hAnsi="Calisto MT" w:cs="Calisto MT"/>
            <w:lang w:val="en-US"/>
          </w:rPr>
          <w:t>Phone</w:t>
        </w:r>
      </w:hyperlink>
      <w:r w:rsidRPr="00327E8C">
        <w:rPr>
          <w:rFonts w:ascii="Calisto MT" w:eastAsia="Calisto MT" w:hAnsi="Calisto MT" w:cs="Calisto MT"/>
          <w:lang w:val="en-US"/>
        </w:rPr>
        <w:t>: +41 21 962 82 82</w:t>
      </w:r>
    </w:p>
    <w:p w14:paraId="1A64F0CC" w14:textId="4C492244" w:rsidR="29E49FAF" w:rsidRPr="00327E8C" w:rsidRDefault="29E49FAF" w:rsidP="7ABC6C8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72">
        <w:r w:rsidRPr="00327E8C">
          <w:rPr>
            <w:rStyle w:val="Lienhypertexte"/>
            <w:rFonts w:ascii="Calisto MT" w:eastAsia="Calisto MT" w:hAnsi="Calisto MT" w:cs="Calisto MT"/>
            <w:u w:val="none"/>
            <w:lang w:val="en-US"/>
          </w:rPr>
          <w:t>info@victoria-glion.ch</w:t>
        </w:r>
      </w:hyperlink>
    </w:p>
    <w:p w14:paraId="00371328" w14:textId="6A2DB8D3" w:rsidR="29E49FAF" w:rsidRPr="00327E8C" w:rsidRDefault="29E49FAF" w:rsidP="7ABC6C8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Web: </w:t>
      </w:r>
      <w:hyperlink r:id="rId73">
        <w:r w:rsidRPr="00327E8C">
          <w:rPr>
            <w:rStyle w:val="Lienhypertexte"/>
            <w:rFonts w:ascii="Calisto MT" w:eastAsia="Calisto MT" w:hAnsi="Calisto MT" w:cs="Calisto MT"/>
            <w:lang w:val="en-US"/>
          </w:rPr>
          <w:t>www.victoria-glion.ch</w:t>
        </w:r>
      </w:hyperlink>
    </w:p>
    <w:p w14:paraId="10308B7D" w14:textId="32BAB5AA" w:rsidR="7ABC6C89" w:rsidRPr="00327E8C" w:rsidRDefault="7ABC6C89" w:rsidP="7ABC6C89">
      <w:pPr>
        <w:spacing w:after="0"/>
        <w:jc w:val="both"/>
        <w:rPr>
          <w:rFonts w:ascii="Calisto MT" w:eastAsia="Calisto MT" w:hAnsi="Calisto MT" w:cs="Calisto MT"/>
          <w:color w:val="E98052"/>
          <w:u w:val="single"/>
          <w:lang w:val="en-US"/>
        </w:rPr>
      </w:pPr>
    </w:p>
    <w:p w14:paraId="0ADFFF4C" w14:textId="3A38DBA1" w:rsidR="315FD8D9" w:rsidRPr="00327E8C" w:rsidRDefault="315FD8D9" w:rsidP="009E7B70">
      <w:pPr>
        <w:pStyle w:val="Paragraphedeliste"/>
        <w:numPr>
          <w:ilvl w:val="0"/>
          <w:numId w:val="38"/>
        </w:numPr>
        <w:spacing w:after="0"/>
        <w:jc w:val="both"/>
        <w:rPr>
          <w:rFonts w:ascii="Calisto MT" w:eastAsia="Calisto MT" w:hAnsi="Calisto MT" w:cs="Calisto MT"/>
          <w:b/>
          <w:bCs/>
          <w:lang w:val="en-US"/>
        </w:rPr>
      </w:pPr>
      <w:r w:rsidRPr="00327E8C">
        <w:rPr>
          <w:rFonts w:ascii="Calisto MT" w:eastAsia="Calisto MT" w:hAnsi="Calisto MT" w:cs="Calisto MT"/>
          <w:b/>
          <w:bCs/>
          <w:lang w:val="en-US"/>
        </w:rPr>
        <w:t>Golf Hotel René Capt</w:t>
      </w:r>
    </w:p>
    <w:p w14:paraId="141C8E23" w14:textId="344591F1" w:rsidR="315FD8D9" w:rsidRPr="00327E8C" w:rsidRDefault="315FD8D9" w:rsidP="6BF73719">
      <w:pPr>
        <w:spacing w:after="0"/>
        <w:jc w:val="both"/>
        <w:rPr>
          <w:lang w:val="en-US"/>
        </w:rPr>
      </w:pPr>
      <w:r w:rsidRPr="00327E8C">
        <w:rPr>
          <w:rFonts w:ascii="Calisto MT" w:eastAsia="Calisto MT" w:hAnsi="Calisto MT" w:cs="Calisto MT"/>
          <w:lang w:val="en-US"/>
        </w:rPr>
        <w:t>Rue de Bon-Port 35, 1820 Montreux</w:t>
      </w:r>
    </w:p>
    <w:p w14:paraId="570771CC" w14:textId="7A1FF533" w:rsidR="315FD8D9" w:rsidRPr="00327E8C" w:rsidRDefault="315FD8D9"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Phone: +41 21 966 25 25</w:t>
      </w:r>
    </w:p>
    <w:p w14:paraId="454AB213" w14:textId="298135B3" w:rsidR="59E29E25" w:rsidRPr="00327E8C" w:rsidRDefault="315FD8D9" w:rsidP="6BF73719">
      <w:pPr>
        <w:spacing w:after="20"/>
        <w:jc w:val="both"/>
        <w:rPr>
          <w:rFonts w:ascii="Calisto MT" w:eastAsia="Calisto MT" w:hAnsi="Calisto MT" w:cs="Calisto MT"/>
          <w:lang w:val="en-US"/>
        </w:rPr>
      </w:pPr>
      <w:r w:rsidRPr="00327E8C">
        <w:rPr>
          <w:rFonts w:ascii="Calisto MT" w:eastAsia="Calisto MT" w:hAnsi="Calisto MT" w:cs="Calisto MT"/>
          <w:lang w:val="en-US"/>
        </w:rPr>
        <w:t xml:space="preserve">Email: </w:t>
      </w:r>
      <w:hyperlink r:id="rId74">
        <w:r w:rsidRPr="00327E8C">
          <w:rPr>
            <w:rStyle w:val="Lienhypertexte"/>
            <w:rFonts w:ascii="Calisto MT" w:eastAsia="Calisto MT" w:hAnsi="Calisto MT" w:cs="Calisto MT"/>
            <w:lang w:val="en-US"/>
          </w:rPr>
          <w:t>golf-hotel@mymontreux.ch</w:t>
        </w:r>
      </w:hyperlink>
    </w:p>
    <w:p w14:paraId="17BEF635" w14:textId="4462DAD5" w:rsidR="002654B5" w:rsidRPr="00327E8C" w:rsidRDefault="55C88EEC" w:rsidP="002654B5">
      <w:pPr>
        <w:spacing w:after="20"/>
        <w:jc w:val="both"/>
        <w:rPr>
          <w:rFonts w:ascii="Calisto MT" w:eastAsia="Calisto MT" w:hAnsi="Calisto MT" w:cs="Calisto MT"/>
          <w:color w:val="E98052" w:themeColor="hyperlink"/>
          <w:u w:val="single"/>
          <w:lang w:val="en-US"/>
        </w:rPr>
      </w:pPr>
      <w:r w:rsidRPr="00327E8C">
        <w:rPr>
          <w:rFonts w:ascii="Calisto MT" w:eastAsia="Calisto MT" w:hAnsi="Calisto MT" w:cs="Calisto MT"/>
          <w:lang w:val="en-US"/>
        </w:rPr>
        <w:t xml:space="preserve">Web: </w:t>
      </w:r>
      <w:r w:rsidR="00185743">
        <w:fldChar w:fldCharType="begin"/>
      </w:r>
      <w:r w:rsidR="00185743" w:rsidRPr="00B948BB">
        <w:rPr>
          <w:lang w:val="en-US"/>
          <w:rPrChange w:id="111" w:author="Anais Bobst" w:date="2020-06-11T16:26:00Z">
            <w:rPr/>
          </w:rPrChange>
        </w:rPr>
        <w:instrText xml:space="preserve"> HYPERLINK "http://www.golf-hotel-montreux.ch" \h </w:instrText>
      </w:r>
      <w:r w:rsidR="00185743">
        <w:fldChar w:fldCharType="separate"/>
      </w:r>
      <w:r w:rsidRPr="00327E8C">
        <w:rPr>
          <w:rStyle w:val="Lienhypertexte"/>
          <w:rFonts w:ascii="Calisto MT" w:eastAsia="Calisto MT" w:hAnsi="Calisto MT" w:cs="Calisto MT"/>
          <w:lang w:val="en-US"/>
        </w:rPr>
        <w:t>www.golf-hotel-montreux.ch</w:t>
      </w:r>
      <w:r w:rsidR="00185743">
        <w:rPr>
          <w:rStyle w:val="Lienhypertexte"/>
          <w:rFonts w:ascii="Calisto MT" w:eastAsia="Calisto MT" w:hAnsi="Calisto MT" w:cs="Calisto MT"/>
          <w:lang w:val="en-US"/>
        </w:rPr>
        <w:fldChar w:fldCharType="end"/>
      </w:r>
      <w:r w:rsidR="002654B5" w:rsidRPr="00327E8C">
        <w:rPr>
          <w:rFonts w:eastAsiaTheme="minorEastAsia"/>
          <w:b/>
          <w:bCs/>
          <w:lang w:val="en-US"/>
        </w:rPr>
        <w:br w:type="page"/>
      </w:r>
    </w:p>
    <w:p w14:paraId="616A905A" w14:textId="77777777" w:rsidR="006B047F" w:rsidRDefault="000601B6" w:rsidP="009A751F">
      <w:pPr>
        <w:pStyle w:val="Paragraphedeliste"/>
        <w:numPr>
          <w:ilvl w:val="0"/>
          <w:numId w:val="33"/>
        </w:numPr>
        <w:jc w:val="both"/>
        <w:outlineLvl w:val="0"/>
        <w:rPr>
          <w:rStyle w:val="lev"/>
          <w:lang w:val="en-US"/>
        </w:rPr>
      </w:pPr>
      <w:bookmarkStart w:id="112" w:name="_Toc65674285"/>
      <w:r w:rsidRPr="00327E8C">
        <w:rPr>
          <w:rStyle w:val="lev"/>
          <w:lang w:val="en-US"/>
        </w:rPr>
        <w:t>Annexes</w:t>
      </w:r>
      <w:bookmarkEnd w:id="112"/>
    </w:p>
    <w:p w14:paraId="52E440E4" w14:textId="60A3FC2E" w:rsidR="009A751F" w:rsidRDefault="009A751F" w:rsidP="002622D2">
      <w:pPr>
        <w:pStyle w:val="Paragraphedeliste"/>
        <w:numPr>
          <w:ilvl w:val="1"/>
          <w:numId w:val="33"/>
        </w:numPr>
        <w:jc w:val="both"/>
        <w:outlineLvl w:val="0"/>
        <w:rPr>
          <w:rStyle w:val="lev"/>
          <w:lang w:val="en-US"/>
        </w:rPr>
      </w:pPr>
      <w:bookmarkStart w:id="113" w:name="_Toc65674286"/>
      <w:r>
        <w:rPr>
          <w:rStyle w:val="lev"/>
          <w:lang w:val="en-US"/>
        </w:rPr>
        <w:t>Meeting Form</w:t>
      </w:r>
      <w:bookmarkEnd w:id="113"/>
    </w:p>
    <w:p w14:paraId="40FD034A" w14:textId="77777777" w:rsidR="00D06E7D" w:rsidRPr="009A751F" w:rsidRDefault="006B047F" w:rsidP="00D06E7D">
      <w:pPr>
        <w:pStyle w:val="Paragraphedeliste"/>
        <w:numPr>
          <w:ilvl w:val="1"/>
          <w:numId w:val="48"/>
        </w:numPr>
        <w:spacing w:after="20"/>
        <w:jc w:val="both"/>
        <w:outlineLvl w:val="1"/>
        <w:rPr>
          <w:b/>
          <w:bCs/>
          <w:lang w:val="en-US"/>
        </w:rPr>
      </w:pPr>
      <w:bookmarkStart w:id="114" w:name="_Toc65674287"/>
      <w:r w:rsidRPr="00327E8C">
        <w:rPr>
          <w:noProof/>
          <w:lang w:eastAsia="fr-CH"/>
        </w:rPr>
        <w:drawing>
          <wp:anchor distT="0" distB="0" distL="114300" distR="114300" simplePos="0" relativeHeight="251658242" behindDoc="0" locked="0" layoutInCell="1" allowOverlap="1" wp14:anchorId="30C3795F" wp14:editId="6D36AF96">
            <wp:simplePos x="0" y="0"/>
            <wp:positionH relativeFrom="column">
              <wp:posOffset>-308073</wp:posOffset>
            </wp:positionH>
            <wp:positionV relativeFrom="paragraph">
              <wp:posOffset>189230</wp:posOffset>
            </wp:positionV>
            <wp:extent cx="6566535" cy="7750810"/>
            <wp:effectExtent l="0" t="0" r="5715" b="2540"/>
            <wp:wrapTopAndBottom/>
            <wp:docPr id="491646255" name="Picture 10463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328967"/>
                    <pic:cNvPicPr/>
                  </pic:nvPicPr>
                  <pic:blipFill>
                    <a:blip r:embed="rId75">
                      <a:extLst>
                        <a:ext uri="{28A0092B-C50C-407E-A947-70E740481C1C}">
                          <a14:useLocalDpi xmlns:a14="http://schemas.microsoft.com/office/drawing/2010/main" val="0"/>
                        </a:ext>
                      </a:extLst>
                    </a:blip>
                    <a:stretch>
                      <a:fillRect/>
                    </a:stretch>
                  </pic:blipFill>
                  <pic:spPr>
                    <a:xfrm>
                      <a:off x="0" y="0"/>
                      <a:ext cx="6566535" cy="7750810"/>
                    </a:xfrm>
                    <a:prstGeom prst="rect">
                      <a:avLst/>
                    </a:prstGeom>
                  </pic:spPr>
                </pic:pic>
              </a:graphicData>
            </a:graphic>
            <wp14:sizeRelH relativeFrom="page">
              <wp14:pctWidth>0</wp14:pctWidth>
            </wp14:sizeRelH>
            <wp14:sizeRelV relativeFrom="page">
              <wp14:pctHeight>0</wp14:pctHeight>
            </wp14:sizeRelV>
          </wp:anchor>
        </w:drawing>
      </w:r>
      <w:r w:rsidR="4B561055" w:rsidRPr="00327E8C">
        <w:rPr>
          <w:b/>
          <w:bCs/>
          <w:lang w:val="en-US"/>
        </w:rPr>
        <w:t>Vendor Form</w:t>
      </w:r>
      <w:bookmarkEnd w:id="114"/>
    </w:p>
    <w:p w14:paraId="642522E9" w14:textId="77777777" w:rsidR="009A751F" w:rsidRDefault="009A751F">
      <w:pPr>
        <w:rPr>
          <w:b/>
          <w:bCs/>
          <w:lang w:val="en-US"/>
        </w:rPr>
      </w:pPr>
      <w:r>
        <w:rPr>
          <w:b/>
          <w:bCs/>
          <w:lang w:val="en-US"/>
        </w:rPr>
        <w:br w:type="page"/>
      </w:r>
    </w:p>
    <w:p w14:paraId="4573F73D" w14:textId="1B4FEC33" w:rsidR="00D06E7D" w:rsidRPr="00327E8C" w:rsidRDefault="00D06E7D" w:rsidP="00D06E7D">
      <w:pPr>
        <w:pStyle w:val="Paragraphedeliste"/>
        <w:numPr>
          <w:ilvl w:val="1"/>
          <w:numId w:val="48"/>
        </w:numPr>
        <w:spacing w:after="20"/>
        <w:jc w:val="both"/>
        <w:outlineLvl w:val="1"/>
        <w:rPr>
          <w:b/>
          <w:bCs/>
          <w:lang w:val="en-US"/>
        </w:rPr>
      </w:pPr>
      <w:bookmarkStart w:id="115" w:name="_Toc65674288"/>
      <w:r w:rsidRPr="00327E8C">
        <w:rPr>
          <w:b/>
          <w:bCs/>
          <w:lang w:val="en-US"/>
        </w:rPr>
        <w:t>Purchase Order</w:t>
      </w:r>
      <w:bookmarkEnd w:id="115"/>
      <w:r w:rsidRPr="00327E8C">
        <w:rPr>
          <w:b/>
          <w:bCs/>
          <w:lang w:val="en-US"/>
        </w:rPr>
        <w:t xml:space="preserve"> </w:t>
      </w:r>
    </w:p>
    <w:p w14:paraId="1F09C5AD" w14:textId="50998936" w:rsidR="00D06E7D" w:rsidRPr="00327E8C" w:rsidRDefault="00D06E7D" w:rsidP="00D06E7D">
      <w:pPr>
        <w:rPr>
          <w:b/>
          <w:bCs/>
          <w:lang w:val="en-US"/>
        </w:rPr>
      </w:pPr>
    </w:p>
    <w:p w14:paraId="2D31B329" w14:textId="64259640" w:rsidR="00D06E7D" w:rsidRDefault="00D06E7D" w:rsidP="00D06E7D">
      <w:pPr>
        <w:rPr>
          <w:b/>
          <w:bCs/>
          <w:lang w:val="en-US"/>
        </w:rPr>
      </w:pPr>
    </w:p>
    <w:bookmarkStart w:id="116" w:name="_Toc41661435"/>
    <w:bookmarkEnd w:id="116"/>
    <w:p w14:paraId="2326322F" w14:textId="4DEC8860" w:rsidR="00D06E7D" w:rsidRDefault="00D06E7D" w:rsidP="008C2479">
      <w:pPr>
        <w:rPr>
          <w:b/>
          <w:bCs/>
          <w:lang w:val="en-US"/>
        </w:rPr>
      </w:pPr>
      <w:r w:rsidRPr="00D06E7D">
        <w:rPr>
          <w:b/>
          <w:bCs/>
          <w:lang w:val="en-US"/>
        </w:rPr>
        <w:object w:dxaOrig="5950" w:dyaOrig="8420" w14:anchorId="1101F4A3">
          <v:shape id="_x0000_i1027" type="#_x0000_t75" style="width:461.15pt;height:636.6pt" o:ole="">
            <v:imagedata r:id="rId76" o:title=""/>
          </v:shape>
          <o:OLEObject Type="Embed" ProgID="Acrobat.Document.2020" ShapeID="_x0000_i1027" DrawAspect="Content" ObjectID="_1812707005" r:id="rId77"/>
        </w:object>
      </w:r>
    </w:p>
    <w:p w14:paraId="064E17F3" w14:textId="67D8D9BC" w:rsidR="00D06E7D" w:rsidRDefault="00D06E7D" w:rsidP="008C2479">
      <w:pPr>
        <w:pStyle w:val="Paragraphedeliste"/>
        <w:numPr>
          <w:ilvl w:val="1"/>
          <w:numId w:val="48"/>
        </w:numPr>
        <w:spacing w:after="20"/>
        <w:jc w:val="both"/>
        <w:outlineLvl w:val="1"/>
        <w:rPr>
          <w:b/>
          <w:bCs/>
          <w:lang w:val="en-US"/>
        </w:rPr>
      </w:pPr>
      <w:bookmarkStart w:id="117" w:name="_Toc65674289"/>
      <w:r>
        <w:rPr>
          <w:b/>
          <w:bCs/>
          <w:lang w:val="en-US"/>
        </w:rPr>
        <w:t>Approval stamp</w:t>
      </w:r>
      <w:bookmarkEnd w:id="117"/>
    </w:p>
    <w:p w14:paraId="0525E016" w14:textId="6A0D721C" w:rsidR="00D06E7D" w:rsidRDefault="00D06E7D" w:rsidP="00D06E7D">
      <w:pPr>
        <w:spacing w:after="20"/>
        <w:ind w:left="360"/>
        <w:jc w:val="both"/>
        <w:rPr>
          <w:b/>
          <w:bCs/>
          <w:lang w:val="en-GB"/>
        </w:rPr>
      </w:pPr>
    </w:p>
    <w:p w14:paraId="4A6C60E7" w14:textId="7B57FF37" w:rsidR="00BA781F" w:rsidRPr="009C72E9" w:rsidRDefault="00BA781F" w:rsidP="009C72E9">
      <w:pPr>
        <w:spacing w:after="20"/>
        <w:ind w:left="360"/>
        <w:jc w:val="both"/>
        <w:rPr>
          <w:b/>
          <w:bCs/>
          <w:lang w:val="en-US"/>
        </w:rPr>
      </w:pPr>
      <w:r w:rsidRPr="00BA781F">
        <w:rPr>
          <w:b/>
          <w:bCs/>
          <w:lang w:val="en-US"/>
        </w:rPr>
        <w:object w:dxaOrig="5950" w:dyaOrig="8420" w14:anchorId="0F614A3C">
          <v:shape id="_x0000_i1028" type="#_x0000_t75" style="width:433.35pt;height:651.65pt" o:ole="">
            <v:imagedata r:id="rId78" o:title=""/>
          </v:shape>
          <o:OLEObject Type="Embed" ProgID="Acrobat.Document.2020" ShapeID="_x0000_i1028" DrawAspect="Content" ObjectID="_1812707006" r:id="rId79"/>
        </w:object>
      </w:r>
    </w:p>
    <w:p w14:paraId="3ACE6C37" w14:textId="77777777" w:rsidR="00BA781F" w:rsidRPr="00D06E7D" w:rsidRDefault="00BA781F" w:rsidP="00D06E7D">
      <w:pPr>
        <w:spacing w:after="20"/>
        <w:ind w:left="360"/>
        <w:jc w:val="both"/>
        <w:rPr>
          <w:b/>
          <w:bCs/>
          <w:lang w:val="en-GB"/>
        </w:rPr>
      </w:pPr>
    </w:p>
    <w:sectPr w:rsidR="00BA781F" w:rsidRPr="00D06E7D" w:rsidSect="00C42CBF">
      <w:headerReference w:type="default" r:id="rId80"/>
      <w:footerReference w:type="default" r:id="rId81"/>
      <w:headerReference w:type="first" r:id="rId82"/>
      <w:footerReference w:type="first" r:id="rId83"/>
      <w:pgSz w:w="11906" w:h="16838"/>
      <w:pgMar w:top="1418" w:right="1418" w:bottom="1134" w:left="1418" w:header="709" w:footer="68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ais Bobst" w:date="2020-06-24T12:07:00Z" w:initials="AB">
    <w:p w14:paraId="50B77672" w14:textId="75E13002" w:rsidR="00343F0A" w:rsidRPr="0074661B" w:rsidRDefault="00343F0A">
      <w:pPr>
        <w:pStyle w:val="Commentaire"/>
        <w:rPr>
          <w:lang w:val="en-US"/>
        </w:rPr>
      </w:pPr>
      <w:r>
        <w:rPr>
          <w:rStyle w:val="Marquedecommentaire"/>
        </w:rPr>
        <w:annotationRef/>
      </w:r>
      <w:r w:rsidRPr="0074661B">
        <w:rPr>
          <w:lang w:val="en-US"/>
        </w:rPr>
        <w:t>Add ground transportation chapter</w:t>
      </w:r>
    </w:p>
  </w:comment>
  <w:comment w:id="1" w:author="Anais Bobst" w:date="2020-06-29T09:45:00Z" w:initials="AB">
    <w:p w14:paraId="2ED5C849" w14:textId="1AA1DBEF" w:rsidR="00343F0A" w:rsidRPr="00AB31CA" w:rsidRDefault="00343F0A">
      <w:pPr>
        <w:pStyle w:val="Commentaire"/>
      </w:pPr>
      <w:r>
        <w:rPr>
          <w:rStyle w:val="Marquedecommentaire"/>
        </w:rPr>
        <w:annotationRef/>
      </w:r>
      <w:r>
        <w:rPr>
          <w:lang w:val="en-US"/>
        </w:rPr>
        <w:t xml:space="preserve">Correct denomination? </w:t>
      </w:r>
      <w:r w:rsidRPr="00AB31CA">
        <w:t>Not sure about that one </w:t>
      </w:r>
    </w:p>
  </w:comment>
  <w:comment w:id="5" w:author="Céline Fasana" w:date="2021-02-02T21:19:00Z" w:initials="CF">
    <w:p w14:paraId="6C3C4CFA" w14:textId="79B94730" w:rsidR="00343F0A" w:rsidRDefault="00343F0A">
      <w:pPr>
        <w:pStyle w:val="Commentaire"/>
      </w:pPr>
      <w:r>
        <w:rPr>
          <w:rStyle w:val="Marquedecommentaire"/>
        </w:rPr>
        <w:annotationRef/>
      </w:r>
      <w:r>
        <w:t>Faut-il citer travel ou reimbursment policy ?</w:t>
      </w:r>
    </w:p>
  </w:comment>
  <w:comment w:id="7" w:author="Céline Fasana" w:date="2021-02-02T21:33:00Z" w:initials="CF">
    <w:p w14:paraId="2E85AF43" w14:textId="1DBDE597" w:rsidR="00343F0A" w:rsidRPr="00343F0A" w:rsidRDefault="00343F0A">
      <w:pPr>
        <w:pStyle w:val="Commentaire"/>
        <w:rPr>
          <w:lang w:val="en-US"/>
        </w:rPr>
      </w:pPr>
      <w:r>
        <w:rPr>
          <w:rStyle w:val="Marquedecommentaire"/>
        </w:rPr>
        <w:annotationRef/>
      </w:r>
      <w:r w:rsidRPr="00343F0A">
        <w:rPr>
          <w:rStyle w:val="Marquedecommentaire"/>
          <w:lang w:val="en-US"/>
        </w:rPr>
        <w:t>Update info with new TA process</w:t>
      </w:r>
      <w:r w:rsidR="009A751F">
        <w:rPr>
          <w:rStyle w:val="Marquedecommentaire"/>
          <w:lang w:val="en-US"/>
        </w:rPr>
        <w:t xml:space="preserve"> </w:t>
      </w:r>
    </w:p>
  </w:comment>
  <w:comment w:id="9" w:author="Coralie Schindelholz" w:date="2020-06-08T12:43:00Z" w:initials="CS">
    <w:p w14:paraId="676F40D1" w14:textId="470A7557" w:rsidR="00343F0A" w:rsidRDefault="00343F0A">
      <w:pPr>
        <w:pStyle w:val="Commentaire"/>
      </w:pPr>
      <w:r>
        <w:t>A précisier, je pense que ça doit être dans les deux.</w:t>
      </w:r>
      <w:r>
        <w:rPr>
          <w:rStyle w:val="Marquedecommentaire"/>
        </w:rPr>
        <w:annotationRef/>
      </w:r>
      <w:r>
        <w:rPr>
          <w:rStyle w:val="Marquedecommentaire"/>
        </w:rPr>
        <w:annotationRef/>
      </w:r>
      <w:r>
        <w:rPr>
          <w:rStyle w:val="Marquedecommentaire"/>
        </w:rPr>
        <w:annotationRef/>
      </w:r>
      <w:r>
        <w:rPr>
          <w:rStyle w:val="Marquedecommentaire"/>
        </w:rPr>
        <w:annotationRef/>
      </w:r>
    </w:p>
  </w:comment>
  <w:comment w:id="11" w:author="Anais Bobst" w:date="2020-06-24T11:36:00Z" w:initials="AB">
    <w:p w14:paraId="3CFC154C" w14:textId="5920BDE8" w:rsidR="00343F0A" w:rsidRDefault="00343F0A">
      <w:pPr>
        <w:pStyle w:val="Commentaire"/>
      </w:pPr>
      <w:r>
        <w:rPr>
          <w:rStyle w:val="Marquedecommentaire"/>
        </w:rPr>
        <w:annotationRef/>
      </w:r>
      <w:r>
        <w:t>Détailler avec un exemple</w:t>
      </w:r>
    </w:p>
  </w:comment>
  <w:comment w:id="12" w:author="Céline Fasana" w:date="2020-06-10T14:34:00Z" w:initials="CF">
    <w:p w14:paraId="49067ADB" w14:textId="399F822C" w:rsidR="00343F0A" w:rsidRDefault="00343F0A">
      <w:pPr>
        <w:pStyle w:val="Commentaire"/>
      </w:pPr>
      <w:r>
        <w:t>On a eu également des cas de remboursements par EC pour des invités</w:t>
      </w:r>
      <w:r>
        <w:rPr>
          <w:rStyle w:val="Marquedecommentaire"/>
        </w:rPr>
        <w:annotationRef/>
      </w:r>
      <w:r>
        <w:t xml:space="preserve"> – A compléter par Coralie</w:t>
      </w:r>
      <w:r>
        <w:rPr>
          <w:rStyle w:val="Marquedecommentaire"/>
        </w:rPr>
        <w:annotationRef/>
      </w:r>
      <w:r>
        <w:rPr>
          <w:rStyle w:val="Marquedecommentaire"/>
        </w:rPr>
        <w:annotationRef/>
      </w:r>
      <w:r>
        <w:rPr>
          <w:rStyle w:val="Marquedecommentaire"/>
        </w:rPr>
        <w:annotationRef/>
      </w:r>
    </w:p>
  </w:comment>
  <w:comment w:id="17" w:author="Anais Bobst" w:date="2020-10-12T09:55:00Z" w:initials="AB">
    <w:p w14:paraId="016DD3B1" w14:textId="68466EF9" w:rsidR="00343F0A" w:rsidRPr="00E55B3B" w:rsidRDefault="00343F0A">
      <w:pPr>
        <w:pStyle w:val="Commentaire"/>
        <w:rPr>
          <w:lang w:val="en-US"/>
        </w:rPr>
      </w:pPr>
      <w:r>
        <w:rPr>
          <w:rStyle w:val="Marquedecommentaire"/>
        </w:rPr>
        <w:annotationRef/>
      </w:r>
      <w:r w:rsidRPr="00E55B3B">
        <w:rPr>
          <w:lang w:val="en-US"/>
        </w:rPr>
        <w:t>Where do we find that ?</w:t>
      </w:r>
    </w:p>
  </w:comment>
  <w:comment w:id="22" w:author="Anais Bobst" w:date="2020-06-24T11:59:00Z" w:initials="AB">
    <w:p w14:paraId="269AF079" w14:textId="5C182E67" w:rsidR="00343F0A" w:rsidRDefault="00343F0A">
      <w:pPr>
        <w:pStyle w:val="Commentaire"/>
      </w:pPr>
      <w:r>
        <w:rPr>
          <w:rStyle w:val="Marquedecommentaire"/>
        </w:rPr>
        <w:annotationRef/>
      </w:r>
      <w:r>
        <w:t>Ajouter infos par rapport aux Easyjet plus</w:t>
      </w:r>
    </w:p>
  </w:comment>
  <w:comment w:id="23" w:author="Anais Bobst" w:date="2020-06-11T16:49:00Z" w:initials="AB">
    <w:p w14:paraId="5C4D2B4A" w14:textId="43F033E6" w:rsidR="00343F0A" w:rsidRPr="00395360" w:rsidRDefault="00343F0A">
      <w:pPr>
        <w:pStyle w:val="Commentaire"/>
        <w:rPr>
          <w:lang w:val="en-US"/>
        </w:rPr>
      </w:pPr>
      <w:r>
        <w:rPr>
          <w:rStyle w:val="Marquedecommentaire"/>
        </w:rPr>
        <w:annotationRef/>
      </w:r>
      <w:r w:rsidRPr="00395360">
        <w:rPr>
          <w:lang w:val="en-US"/>
        </w:rPr>
        <w:t>Can we add an image or a screen shot of what it looks like ?</w:t>
      </w:r>
    </w:p>
  </w:comment>
  <w:comment w:id="24" w:author="Céline Fasana" w:date="2020-06-18T13:57:00Z" w:initials="CF">
    <w:p w14:paraId="2C29D1F0" w14:textId="06C21F4F" w:rsidR="00343F0A" w:rsidRPr="00027153" w:rsidRDefault="00343F0A">
      <w:pPr>
        <w:pStyle w:val="Commentaire"/>
        <w:rPr>
          <w:lang w:val="en-US"/>
        </w:rPr>
      </w:pPr>
      <w:r w:rsidRPr="00027153">
        <w:rPr>
          <w:lang w:val="en-US"/>
        </w:rPr>
        <w:t>We could add it next time we book a flight for the team</w:t>
      </w:r>
      <w:r>
        <w:rPr>
          <w:rStyle w:val="Marquedecommentaire"/>
        </w:rPr>
        <w:annotationRef/>
      </w:r>
      <w:r>
        <w:rPr>
          <w:rStyle w:val="Marquedecommentaire"/>
        </w:rPr>
        <w:annotationRef/>
      </w:r>
    </w:p>
  </w:comment>
  <w:comment w:id="28" w:author="Céline Fasana" w:date="2021-02-02T18:11:00Z" w:initials="CF">
    <w:p w14:paraId="604D4A72" w14:textId="18680DB4" w:rsidR="00343F0A" w:rsidRDefault="00343F0A">
      <w:pPr>
        <w:pStyle w:val="Commentaire"/>
      </w:pPr>
      <w:r>
        <w:rPr>
          <w:rStyle w:val="Marquedecommentaire"/>
        </w:rPr>
        <w:annotationRef/>
      </w:r>
      <w:r>
        <w:t>Conditions pour avoir un demi-tarif : quelles sont-elles ?</w:t>
      </w:r>
      <w:r>
        <w:rPr>
          <w:rStyle w:val="Marquedecommentaire"/>
        </w:rPr>
        <w:annotationRef/>
      </w:r>
    </w:p>
  </w:comment>
  <w:comment w:id="29" w:author="Anais Bobst" w:date="2020-10-12T10:10:00Z" w:initials="AB">
    <w:p w14:paraId="267FA31F" w14:textId="3E33B187" w:rsidR="47D78C97" w:rsidRDefault="47D78C97" w:rsidP="47D78C97">
      <w:pPr>
        <w:pStyle w:val="Commentaire"/>
        <w:rPr>
          <w:lang w:val="en-US"/>
        </w:rPr>
      </w:pPr>
      <w:r w:rsidRPr="47D78C97">
        <w:rPr>
          <w:lang w:val="en-US"/>
        </w:rPr>
        <w:t>link</w:t>
      </w:r>
      <w:r>
        <w:rPr>
          <w:rStyle w:val="Marquedecommentaire"/>
        </w:rPr>
        <w:annotationRef/>
      </w:r>
    </w:p>
  </w:comment>
  <w:comment w:id="31" w:author="Coralie Schindelholz" w:date="2020-06-08T13:45:00Z" w:initials="CS">
    <w:p w14:paraId="7990C395" w14:textId="12EFA26F" w:rsidR="00343F0A" w:rsidRDefault="00343F0A">
      <w:pPr>
        <w:pStyle w:val="Commentaire"/>
      </w:pPr>
      <w:r>
        <w:t>sous-traiter par des partenaires?</w:t>
      </w:r>
      <w:r>
        <w:rPr>
          <w:rStyle w:val="Marquedecommentaire"/>
        </w:rPr>
        <w:annotationRef/>
      </w:r>
      <w:r>
        <w:rPr>
          <w:rStyle w:val="Marquedecommentaire"/>
        </w:rPr>
        <w:annotationRef/>
      </w:r>
      <w:r>
        <w:rPr>
          <w:rStyle w:val="Marquedecommentaire"/>
        </w:rPr>
        <w:annotationRef/>
      </w:r>
      <w:r>
        <w:rPr>
          <w:rStyle w:val="Marquedecommentaire"/>
        </w:rPr>
        <w:annotationRef/>
      </w:r>
    </w:p>
  </w:comment>
  <w:comment w:id="32" w:author="Céline Fasana" w:date="2020-06-10T14:51:00Z" w:initials="CF">
    <w:p w14:paraId="770FBE04" w14:textId="01A18BB0" w:rsidR="00343F0A" w:rsidRPr="00027153" w:rsidRDefault="00343F0A">
      <w:pPr>
        <w:pStyle w:val="Commentaire"/>
        <w:rPr>
          <w:lang w:val="en-US"/>
        </w:rPr>
      </w:pPr>
      <w:r w:rsidRPr="00027153">
        <w:rPr>
          <w:lang w:val="en-US"/>
        </w:rPr>
        <w:t>Aussi mais pas forcément</w:t>
      </w:r>
      <w:r>
        <w:rPr>
          <w:rStyle w:val="Marquedecommentaire"/>
        </w:rPr>
        <w:annotationRef/>
      </w:r>
      <w:r>
        <w:rPr>
          <w:rStyle w:val="Marquedecommentaire"/>
        </w:rPr>
        <w:annotationRef/>
      </w:r>
      <w:r>
        <w:rPr>
          <w:rStyle w:val="Marquedecommentaire"/>
        </w:rPr>
        <w:annotationRef/>
      </w:r>
    </w:p>
  </w:comment>
  <w:comment w:id="34" w:author="Anais Bobst" w:date="2020-06-12T11:42:00Z" w:initials="AB">
    <w:p w14:paraId="3753C968" w14:textId="62073053" w:rsidR="00343F0A" w:rsidRPr="00604691" w:rsidRDefault="00343F0A">
      <w:pPr>
        <w:pStyle w:val="Commentaire"/>
        <w:rPr>
          <w:lang w:val="en-US"/>
        </w:rPr>
      </w:pPr>
      <w:r>
        <w:rPr>
          <w:rStyle w:val="Marquedecommentaire"/>
        </w:rPr>
        <w:annotationRef/>
      </w:r>
      <w:r>
        <w:rPr>
          <w:lang w:val="en-US"/>
        </w:rPr>
        <w:t>Who does the pick up ? Who organises it and through which channel? Add procedure in GVA</w:t>
      </w:r>
    </w:p>
  </w:comment>
  <w:comment w:id="35" w:author="Céline Fasana" w:date="2020-06-18T14:00:00Z" w:initials="CF">
    <w:p w14:paraId="1F195A09" w14:textId="3E588F4B" w:rsidR="00343F0A" w:rsidRPr="00027153" w:rsidRDefault="00343F0A">
      <w:pPr>
        <w:pStyle w:val="Commentaire"/>
        <w:rPr>
          <w:lang w:val="en-US"/>
        </w:rPr>
      </w:pPr>
      <w:r w:rsidRPr="00027153">
        <w:rPr>
          <w:lang w:val="en-US"/>
        </w:rPr>
        <w:t>In Tunis, our team does the pick up. In general, it varies from one department to another. TBD</w:t>
      </w:r>
      <w:r>
        <w:rPr>
          <w:rStyle w:val="Marquedecommentaire"/>
        </w:rPr>
        <w:annotationRef/>
      </w:r>
      <w:r>
        <w:rPr>
          <w:rStyle w:val="Marquedecommentaire"/>
        </w:rPr>
        <w:annotationRef/>
      </w:r>
    </w:p>
  </w:comment>
  <w:comment w:id="36" w:author="Anais Bobst" w:date="2020-10-12T10:04:00Z" w:initials="AB">
    <w:p w14:paraId="0EE29D24" w14:textId="1994ED5A" w:rsidR="00343F0A" w:rsidRPr="0067576E" w:rsidRDefault="00343F0A">
      <w:pPr>
        <w:pStyle w:val="Commentaire"/>
        <w:rPr>
          <w:lang w:val="en-US"/>
        </w:rPr>
      </w:pPr>
      <w:r>
        <w:rPr>
          <w:rStyle w:val="Marquedecommentaire"/>
        </w:rPr>
        <w:annotationRef/>
      </w:r>
      <w:r w:rsidRPr="0067576E">
        <w:rPr>
          <w:lang w:val="en-US"/>
        </w:rPr>
        <w:t>Where can we find these speci</w:t>
      </w:r>
      <w:r>
        <w:rPr>
          <w:lang w:val="en-US"/>
        </w:rPr>
        <w:t>fics procedures?</w:t>
      </w:r>
    </w:p>
  </w:comment>
  <w:comment w:id="40" w:author="Anais Bobst" w:date="2020-10-12T10:05:00Z" w:initials="AB">
    <w:p w14:paraId="0B05825E" w14:textId="1AC71C88" w:rsidR="00343F0A" w:rsidRPr="00721AF4" w:rsidRDefault="00343F0A">
      <w:pPr>
        <w:pStyle w:val="Commentaire"/>
        <w:rPr>
          <w:lang w:val="en-US"/>
        </w:rPr>
      </w:pPr>
      <w:r>
        <w:rPr>
          <w:rStyle w:val="Marquedecommentaire"/>
        </w:rPr>
        <w:annotationRef/>
      </w:r>
      <w:r w:rsidRPr="00721AF4">
        <w:rPr>
          <w:lang w:val="en-US"/>
        </w:rPr>
        <w:t>Annex to the handbook</w:t>
      </w:r>
    </w:p>
  </w:comment>
  <w:comment w:id="42" w:author="Anais Bobst" w:date="2020-06-12T11:47:00Z" w:initials="AB">
    <w:p w14:paraId="66F5A11C" w14:textId="16F1F595" w:rsidR="00343F0A" w:rsidRPr="00604691" w:rsidRDefault="00343F0A">
      <w:pPr>
        <w:pStyle w:val="Commentaire"/>
        <w:rPr>
          <w:lang w:val="en-US"/>
        </w:rPr>
      </w:pPr>
      <w:r>
        <w:rPr>
          <w:rStyle w:val="Marquedecommentaire"/>
        </w:rPr>
        <w:annotationRef/>
      </w:r>
      <w:r w:rsidRPr="00604691">
        <w:rPr>
          <w:lang w:val="en-US"/>
        </w:rPr>
        <w:t>Annex an example of the table?</w:t>
      </w:r>
    </w:p>
  </w:comment>
  <w:comment w:id="43" w:author="Anais Bobst" w:date="2020-06-24T12:11:00Z" w:initials="AB">
    <w:p w14:paraId="1EAEEB8D" w14:textId="6091AA18" w:rsidR="00343F0A" w:rsidRPr="00B970BB" w:rsidRDefault="00343F0A">
      <w:pPr>
        <w:pStyle w:val="Commentaire"/>
      </w:pPr>
      <w:r>
        <w:rPr>
          <w:rStyle w:val="Marquedecommentaire"/>
        </w:rPr>
        <w:annotationRef/>
      </w:r>
      <w:r w:rsidRPr="00B970BB">
        <w:t>Add link to template</w:t>
      </w:r>
    </w:p>
  </w:comment>
  <w:comment w:id="44" w:author="Céline Fasana" w:date="2021-02-02T18:08:00Z" w:initials="CF">
    <w:p w14:paraId="52A9D310" w14:textId="38D32133" w:rsidR="00343F0A" w:rsidRDefault="00343F0A">
      <w:pPr>
        <w:pStyle w:val="Commentaire"/>
      </w:pPr>
      <w:r>
        <w:rPr>
          <w:rStyle w:val="Marquedecommentaire"/>
        </w:rPr>
        <w:annotationRef/>
      </w:r>
      <w:r>
        <w:t xml:space="preserve">Préciser si au dela d’une différence de x%, il faut refaire le PO… </w:t>
      </w:r>
    </w:p>
  </w:comment>
  <w:comment w:id="46" w:author="Anais Bobst" w:date="2020-10-12T10:10:00Z" w:initials="AB">
    <w:p w14:paraId="0D1C45BA" w14:textId="7D208D05" w:rsidR="00343F0A" w:rsidRPr="00721AF4" w:rsidRDefault="00343F0A">
      <w:pPr>
        <w:pStyle w:val="Commentaire"/>
      </w:pPr>
      <w:r>
        <w:rPr>
          <w:rStyle w:val="Marquedecommentaire"/>
        </w:rPr>
        <w:annotationRef/>
      </w:r>
      <w:r w:rsidRPr="00721AF4">
        <w:t>Add link</w:t>
      </w:r>
    </w:p>
  </w:comment>
  <w:comment w:id="51" w:author="Céline Fasana" w:date="2021-02-02T18:09:00Z" w:initials="CF">
    <w:p w14:paraId="19988CCA" w14:textId="014CB6A3" w:rsidR="00343F0A" w:rsidRDefault="00343F0A">
      <w:pPr>
        <w:pStyle w:val="Commentaire"/>
      </w:pPr>
      <w:r>
        <w:rPr>
          <w:rStyle w:val="Marquedecommentaire"/>
        </w:rPr>
        <w:annotationRef/>
      </w:r>
      <w:r>
        <w:t xml:space="preserve">Ajouter les informations liées au CO2 </w:t>
      </w:r>
    </w:p>
  </w:comment>
  <w:comment w:id="53" w:author="Anais Bobst" w:date="2020-10-12T10:10:00Z" w:initials="AB">
    <w:p w14:paraId="214E6BF2" w14:textId="3E33B187" w:rsidR="00343F0A" w:rsidRPr="009336B0" w:rsidRDefault="00343F0A">
      <w:pPr>
        <w:pStyle w:val="Commentaire"/>
        <w:rPr>
          <w:lang w:val="en-US"/>
        </w:rPr>
      </w:pPr>
      <w:r>
        <w:rPr>
          <w:rStyle w:val="Marquedecommentaire"/>
        </w:rPr>
        <w:annotationRef/>
      </w:r>
      <w:r w:rsidRPr="009336B0">
        <w:rPr>
          <w:lang w:val="en-US"/>
        </w:rPr>
        <w:t>link</w:t>
      </w:r>
    </w:p>
  </w:comment>
  <w:comment w:id="55" w:author="Anais Bobst" w:date="2020-10-12T11:27:00Z" w:initials="AB">
    <w:p w14:paraId="02D937BC" w14:textId="618C63D5" w:rsidR="00343F0A" w:rsidRPr="00721AF4" w:rsidRDefault="00343F0A">
      <w:pPr>
        <w:pStyle w:val="Commentaire"/>
        <w:rPr>
          <w:lang w:val="en-US"/>
        </w:rPr>
      </w:pPr>
      <w:r>
        <w:rPr>
          <w:rStyle w:val="Marquedecommentaire"/>
        </w:rPr>
        <w:annotationRef/>
      </w:r>
      <w:r w:rsidRPr="00721AF4">
        <w:rPr>
          <w:lang w:val="en-US"/>
        </w:rPr>
        <w:t>Add link</w:t>
      </w:r>
    </w:p>
  </w:comment>
  <w:comment w:id="59" w:author="Anais Bobst" w:date="2020-06-12T14:37:00Z" w:initials="AB">
    <w:p w14:paraId="38B0F3AD" w14:textId="636CE108" w:rsidR="00343F0A" w:rsidRPr="001E02FF" w:rsidRDefault="00343F0A">
      <w:pPr>
        <w:pStyle w:val="Commentaire"/>
        <w:rPr>
          <w:lang w:val="en-US"/>
        </w:rPr>
      </w:pPr>
      <w:r>
        <w:rPr>
          <w:rStyle w:val="Marquedecommentaire"/>
        </w:rPr>
        <w:annotationRef/>
      </w:r>
      <w:r w:rsidRPr="001E02FF">
        <w:rPr>
          <w:lang w:val="en-US"/>
        </w:rPr>
        <w:t>How do we create one ? Give more details for the procedure ?</w:t>
      </w:r>
      <w:r>
        <w:rPr>
          <w:lang w:val="en-US"/>
        </w:rPr>
        <w:t xml:space="preserve"> Add lsit of people who can create the AIDA cards – Only HQ has access to the platform</w:t>
      </w:r>
    </w:p>
  </w:comment>
  <w:comment w:id="60" w:author="Céline Fasana" w:date="2020-06-18T14:04:00Z" w:initials="CF">
    <w:p w14:paraId="28A716E8" w14:textId="7C22E39D" w:rsidR="00343F0A" w:rsidRPr="00027153" w:rsidRDefault="00343F0A">
      <w:pPr>
        <w:pStyle w:val="Commentaire"/>
        <w:rPr>
          <w:lang w:val="en-US"/>
        </w:rPr>
      </w:pPr>
      <w:r w:rsidRPr="00027153">
        <w:rPr>
          <w:lang w:val="en-US"/>
        </w:rPr>
        <w:t>Few logistics coordinator do have access to the platform. TBD</w:t>
      </w:r>
      <w:r>
        <w:rPr>
          <w:rStyle w:val="Marquedecommentaire"/>
        </w:rPr>
        <w:annotationRef/>
      </w:r>
      <w:r>
        <w:rPr>
          <w:rStyle w:val="Marquedecommentaire"/>
        </w:rPr>
        <w:annotationRef/>
      </w:r>
    </w:p>
  </w:comment>
  <w:comment w:id="73" w:author="Anais Bobst" w:date="2020-06-29T09:56:00Z" w:initials="AB">
    <w:p w14:paraId="73B7A7B7" w14:textId="1BA874A3" w:rsidR="00343F0A" w:rsidRPr="0059585A" w:rsidRDefault="00343F0A">
      <w:pPr>
        <w:pStyle w:val="Commentaire"/>
        <w:rPr>
          <w:lang w:val="en-US"/>
        </w:rPr>
      </w:pPr>
      <w:r>
        <w:rPr>
          <w:rStyle w:val="Marquedecommentaire"/>
        </w:rPr>
        <w:annotationRef/>
      </w:r>
      <w:r w:rsidRPr="0059585A">
        <w:rPr>
          <w:lang w:val="en-US"/>
        </w:rPr>
        <w:t>Can’t access this link</w:t>
      </w:r>
    </w:p>
  </w:comment>
  <w:comment w:id="81" w:author="Anais Bobst" w:date="2020-06-29T09:57:00Z" w:initials="AB">
    <w:p w14:paraId="43C489DC" w14:textId="1023A161" w:rsidR="00343F0A" w:rsidRPr="0059585A" w:rsidRDefault="00343F0A">
      <w:pPr>
        <w:pStyle w:val="Commentaire"/>
        <w:rPr>
          <w:lang w:val="en-US"/>
        </w:rPr>
      </w:pPr>
      <w:r>
        <w:rPr>
          <w:rStyle w:val="Marquedecommentaire"/>
        </w:rPr>
        <w:annotationRef/>
      </w:r>
      <w:r w:rsidRPr="0059585A">
        <w:rPr>
          <w:lang w:val="en-US"/>
        </w:rPr>
        <w:t xml:space="preserve">Link doesn’t work </w:t>
      </w:r>
    </w:p>
  </w:comment>
  <w:comment w:id="85" w:author="Anais Bobst" w:date="2020-10-12T11:21:00Z" w:initials="AB">
    <w:p w14:paraId="7FC540EA" w14:textId="440FC894" w:rsidR="00343F0A" w:rsidRPr="00721AF4" w:rsidRDefault="00343F0A">
      <w:pPr>
        <w:pStyle w:val="Commentaire"/>
        <w:rPr>
          <w:lang w:val="en-US"/>
        </w:rPr>
      </w:pPr>
      <w:r>
        <w:rPr>
          <w:rStyle w:val="Marquedecommentaire"/>
        </w:rPr>
        <w:annotationRef/>
      </w:r>
      <w:r w:rsidRPr="00721AF4">
        <w:rPr>
          <w:lang w:val="en-US"/>
        </w:rPr>
        <w:t>Is there a template ?</w:t>
      </w:r>
    </w:p>
  </w:comment>
  <w:comment w:id="86" w:author="Anais Bobst" w:date="2020-10-12T11:21:00Z" w:initials="AB">
    <w:p w14:paraId="79EA280A" w14:textId="73B1D31A" w:rsidR="00343F0A" w:rsidRPr="00721AF4" w:rsidRDefault="00343F0A">
      <w:pPr>
        <w:pStyle w:val="Commentaire"/>
        <w:rPr>
          <w:lang w:val="en-US"/>
        </w:rPr>
      </w:pPr>
      <w:r>
        <w:rPr>
          <w:rStyle w:val="Marquedecommentaire"/>
        </w:rPr>
        <w:annotationRef/>
      </w:r>
      <w:r w:rsidRPr="00721AF4">
        <w:rPr>
          <w:lang w:val="en-US"/>
        </w:rPr>
        <w:t>Where’s that document ?</w:t>
      </w:r>
    </w:p>
  </w:comment>
  <w:comment w:id="89" w:author="Anais Bobst" w:date="2020-06-24T12:17:00Z" w:initials="AB">
    <w:p w14:paraId="5BE560C5" w14:textId="0FB7C831" w:rsidR="00343F0A" w:rsidRPr="009C72E9" w:rsidRDefault="00343F0A">
      <w:pPr>
        <w:pStyle w:val="Commentaire"/>
        <w:rPr>
          <w:lang w:val="en-US"/>
        </w:rPr>
      </w:pPr>
      <w:r>
        <w:rPr>
          <w:rStyle w:val="Marquedecommentaire"/>
        </w:rPr>
        <w:annotationRef/>
      </w:r>
      <w:r w:rsidRPr="009C72E9">
        <w:rPr>
          <w:lang w:val="en-US"/>
        </w:rPr>
        <w:t>Add details and explain that you have to create your own account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B77672" w15:done="0"/>
  <w15:commentEx w15:paraId="2ED5C849" w15:done="0"/>
  <w15:commentEx w15:paraId="6C3C4CFA" w15:done="0"/>
  <w15:commentEx w15:paraId="2E85AF43" w15:done="0"/>
  <w15:commentEx w15:paraId="676F40D1" w15:done="0"/>
  <w15:commentEx w15:paraId="3CFC154C" w15:done="0"/>
  <w15:commentEx w15:paraId="49067ADB" w15:done="0"/>
  <w15:commentEx w15:paraId="016DD3B1" w15:done="0"/>
  <w15:commentEx w15:paraId="269AF079" w15:done="0"/>
  <w15:commentEx w15:paraId="5C4D2B4A" w15:done="0"/>
  <w15:commentEx w15:paraId="2C29D1F0" w15:paraIdParent="5C4D2B4A" w15:done="0"/>
  <w15:commentEx w15:paraId="604D4A72" w15:done="1"/>
  <w15:commentEx w15:paraId="267FA31F" w15:done="0"/>
  <w15:commentEx w15:paraId="7990C395" w15:done="0"/>
  <w15:commentEx w15:paraId="770FBE04" w15:paraIdParent="7990C395" w15:done="0"/>
  <w15:commentEx w15:paraId="3753C968" w15:done="0"/>
  <w15:commentEx w15:paraId="1F195A09" w15:paraIdParent="3753C968" w15:done="0"/>
  <w15:commentEx w15:paraId="0EE29D24" w15:done="0"/>
  <w15:commentEx w15:paraId="0B05825E" w15:done="0"/>
  <w15:commentEx w15:paraId="66F5A11C" w15:done="0"/>
  <w15:commentEx w15:paraId="1EAEEB8D" w15:done="0"/>
  <w15:commentEx w15:paraId="52A9D310" w15:done="0"/>
  <w15:commentEx w15:paraId="0D1C45BA" w15:done="0"/>
  <w15:commentEx w15:paraId="19988CCA" w15:done="0"/>
  <w15:commentEx w15:paraId="214E6BF2" w15:done="0"/>
  <w15:commentEx w15:paraId="02D937BC" w15:done="0"/>
  <w15:commentEx w15:paraId="38B0F3AD" w15:done="0"/>
  <w15:commentEx w15:paraId="28A716E8" w15:paraIdParent="38B0F3AD" w15:done="0"/>
  <w15:commentEx w15:paraId="73B7A7B7" w15:done="0"/>
  <w15:commentEx w15:paraId="43C489DC" w15:done="0"/>
  <w15:commentEx w15:paraId="7FC540EA" w15:done="0"/>
  <w15:commentEx w15:paraId="79EA280A" w15:done="0"/>
  <w15:commentEx w15:paraId="5BE560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2C5537" w16cex:dateUtc="2020-06-08T10:43:00Z"/>
  <w16cex:commentExtensible w16cex:durableId="55D1404F" w16cex:dateUtc="2020-06-10T12:34:00Z"/>
  <w16cex:commentExtensible w16cex:durableId="5DA5572B" w16cex:dateUtc="2020-06-18T11:57:00Z"/>
  <w16cex:commentExtensible w16cex:durableId="12BD810D" w16cex:dateUtc="2020-06-08T11:45:00Z"/>
  <w16cex:commentExtensible w16cex:durableId="0E397DAD" w16cex:dateUtc="2020-06-10T12:51:00Z"/>
  <w16cex:commentExtensible w16cex:durableId="6AFAAC36" w16cex:dateUtc="2020-06-18T12:00:00Z"/>
  <w16cex:commentExtensible w16cex:durableId="7C389E04" w16cex:dateUtc="2020-06-18T1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B77672" w16cid:durableId="7448A0B3"/>
  <w16cid:commentId w16cid:paraId="2ED5C849" w16cid:durableId="3A673571"/>
  <w16cid:commentId w16cid:paraId="6C3C4CFA" w16cid:durableId="17E7AFC5"/>
  <w16cid:commentId w16cid:paraId="2E85AF43" w16cid:durableId="6578C7DF"/>
  <w16cid:commentId w16cid:paraId="676F40D1" w16cid:durableId="3D2C5537"/>
  <w16cid:commentId w16cid:paraId="3CFC154C" w16cid:durableId="2AF573E7"/>
  <w16cid:commentId w16cid:paraId="49067ADB" w16cid:durableId="55D1404F"/>
  <w16cid:commentId w16cid:paraId="016DD3B1" w16cid:durableId="2C2C927A"/>
  <w16cid:commentId w16cid:paraId="269AF079" w16cid:durableId="43BEB6BE"/>
  <w16cid:commentId w16cid:paraId="5C4D2B4A" w16cid:durableId="0A316ADA"/>
  <w16cid:commentId w16cid:paraId="2C29D1F0" w16cid:durableId="5DA5572B"/>
  <w16cid:commentId w16cid:paraId="604D4A72" w16cid:durableId="26C4F951"/>
  <w16cid:commentId w16cid:paraId="267FA31F" w16cid:durableId="0881D529"/>
  <w16cid:commentId w16cid:paraId="7990C395" w16cid:durableId="12BD810D"/>
  <w16cid:commentId w16cid:paraId="770FBE04" w16cid:durableId="0E397DAD"/>
  <w16cid:commentId w16cid:paraId="3753C968" w16cid:durableId="5462643A"/>
  <w16cid:commentId w16cid:paraId="1F195A09" w16cid:durableId="6AFAAC36"/>
  <w16cid:commentId w16cid:paraId="0EE29D24" w16cid:durableId="40721BD3"/>
  <w16cid:commentId w16cid:paraId="0B05825E" w16cid:durableId="79EDC861"/>
  <w16cid:commentId w16cid:paraId="66F5A11C" w16cid:durableId="0CD9B17F"/>
  <w16cid:commentId w16cid:paraId="1EAEEB8D" w16cid:durableId="26EE1ADE"/>
  <w16cid:commentId w16cid:paraId="52A9D310" w16cid:durableId="283AA072"/>
  <w16cid:commentId w16cid:paraId="0D1C45BA" w16cid:durableId="314C03C0"/>
  <w16cid:commentId w16cid:paraId="19988CCA" w16cid:durableId="22C172E3"/>
  <w16cid:commentId w16cid:paraId="214E6BF2" w16cid:durableId="6AE7CA54"/>
  <w16cid:commentId w16cid:paraId="02D937BC" w16cid:durableId="3965A77B"/>
  <w16cid:commentId w16cid:paraId="38B0F3AD" w16cid:durableId="7212E785"/>
  <w16cid:commentId w16cid:paraId="28A716E8" w16cid:durableId="7C389E04"/>
  <w16cid:commentId w16cid:paraId="73B7A7B7" w16cid:durableId="5870C8EF"/>
  <w16cid:commentId w16cid:paraId="43C489DC" w16cid:durableId="3858E774"/>
  <w16cid:commentId w16cid:paraId="7FC540EA" w16cid:durableId="32EBC1B5"/>
  <w16cid:commentId w16cid:paraId="79EA280A" w16cid:durableId="7294E0B5"/>
  <w16cid:commentId w16cid:paraId="5BE560C5" w16cid:durableId="52B8A8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80B42" w14:textId="77777777" w:rsidR="000228D7" w:rsidRDefault="000228D7">
      <w:pPr>
        <w:spacing w:after="0" w:line="240" w:lineRule="auto"/>
      </w:pPr>
      <w:r>
        <w:separator/>
      </w:r>
    </w:p>
  </w:endnote>
  <w:endnote w:type="continuationSeparator" w:id="0">
    <w:p w14:paraId="46C052B4" w14:textId="77777777" w:rsidR="000228D7" w:rsidRDefault="000228D7">
      <w:pPr>
        <w:spacing w:after="0" w:line="240" w:lineRule="auto"/>
      </w:pPr>
      <w:r>
        <w:continuationSeparator/>
      </w:r>
    </w:p>
  </w:endnote>
  <w:endnote w:type="continuationNotice" w:id="1">
    <w:p w14:paraId="1A07CAFF" w14:textId="77777777" w:rsidR="000228D7" w:rsidRDefault="000228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4"/>
      <w:gridCol w:w="3024"/>
      <w:gridCol w:w="3024"/>
    </w:tblGrid>
    <w:tr w:rsidR="00343F0A" w14:paraId="5F558887" w14:textId="77777777" w:rsidTr="69EB2DE5">
      <w:tc>
        <w:tcPr>
          <w:tcW w:w="3024" w:type="dxa"/>
        </w:tcPr>
        <w:p w14:paraId="5DBD16F6" w14:textId="1D094640" w:rsidR="00343F0A" w:rsidRDefault="00343F0A" w:rsidP="69EB2DE5">
          <w:pPr>
            <w:pStyle w:val="En-tte"/>
            <w:ind w:left="-115"/>
          </w:pPr>
        </w:p>
      </w:tc>
      <w:tc>
        <w:tcPr>
          <w:tcW w:w="3024" w:type="dxa"/>
        </w:tcPr>
        <w:p w14:paraId="3711A2FC" w14:textId="24038B8A" w:rsidR="00343F0A" w:rsidRDefault="00343F0A" w:rsidP="69EB2DE5">
          <w:pPr>
            <w:pStyle w:val="En-tte"/>
            <w:jc w:val="center"/>
          </w:pPr>
        </w:p>
      </w:tc>
      <w:tc>
        <w:tcPr>
          <w:tcW w:w="3024" w:type="dxa"/>
        </w:tcPr>
        <w:p w14:paraId="4D1EEE54" w14:textId="1C55F418" w:rsidR="00343F0A" w:rsidRDefault="00343F0A" w:rsidP="69EB2DE5">
          <w:pPr>
            <w:pStyle w:val="En-tte"/>
            <w:ind w:right="-115"/>
            <w:jc w:val="right"/>
          </w:pPr>
          <w:r>
            <w:fldChar w:fldCharType="begin"/>
          </w:r>
          <w:r>
            <w:instrText>PAGE</w:instrText>
          </w:r>
          <w:r>
            <w:fldChar w:fldCharType="separate"/>
          </w:r>
          <w:r w:rsidR="00B93160">
            <w:rPr>
              <w:noProof/>
            </w:rPr>
            <w:t>8</w:t>
          </w:r>
          <w:r>
            <w:fldChar w:fldCharType="end"/>
          </w:r>
          <w:r>
            <w:t xml:space="preserve"> of </w:t>
          </w:r>
          <w:r>
            <w:fldChar w:fldCharType="begin"/>
          </w:r>
          <w:r>
            <w:instrText>NUMPAGES</w:instrText>
          </w:r>
          <w:r>
            <w:fldChar w:fldCharType="separate"/>
          </w:r>
          <w:r w:rsidR="00B93160">
            <w:rPr>
              <w:noProof/>
            </w:rPr>
            <w:t>24</w:t>
          </w:r>
          <w:r>
            <w:fldChar w:fldCharType="end"/>
          </w:r>
        </w:p>
      </w:tc>
    </w:tr>
  </w:tbl>
  <w:p w14:paraId="7EF77575" w14:textId="06626AE5" w:rsidR="00343F0A" w:rsidRDefault="00343F0A" w:rsidP="69EB2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3"/>
      <w:gridCol w:w="3023"/>
      <w:gridCol w:w="3023"/>
    </w:tblGrid>
    <w:tr w:rsidR="00343F0A" w14:paraId="1019C7F1" w14:textId="77777777" w:rsidTr="5B9E2421">
      <w:tc>
        <w:tcPr>
          <w:tcW w:w="3023" w:type="dxa"/>
        </w:tcPr>
        <w:p w14:paraId="77BDEF0D" w14:textId="005AF2BA" w:rsidR="00343F0A" w:rsidRDefault="00343F0A" w:rsidP="5B9E2421">
          <w:pPr>
            <w:pStyle w:val="En-tte"/>
            <w:ind w:left="-115"/>
          </w:pPr>
        </w:p>
      </w:tc>
      <w:tc>
        <w:tcPr>
          <w:tcW w:w="3023" w:type="dxa"/>
        </w:tcPr>
        <w:p w14:paraId="2E5692D6" w14:textId="559D752B" w:rsidR="00343F0A" w:rsidRDefault="00343F0A" w:rsidP="5B9E2421">
          <w:pPr>
            <w:pStyle w:val="En-tte"/>
            <w:jc w:val="center"/>
          </w:pPr>
        </w:p>
      </w:tc>
      <w:tc>
        <w:tcPr>
          <w:tcW w:w="3023" w:type="dxa"/>
        </w:tcPr>
        <w:p w14:paraId="070B8878" w14:textId="241EDE7D" w:rsidR="00343F0A" w:rsidRDefault="00343F0A" w:rsidP="5B9E2421">
          <w:pPr>
            <w:pStyle w:val="En-tte"/>
            <w:ind w:right="-115"/>
            <w:jc w:val="right"/>
          </w:pPr>
        </w:p>
      </w:tc>
    </w:tr>
  </w:tbl>
  <w:p w14:paraId="459BB711" w14:textId="61C2471D" w:rsidR="00343F0A" w:rsidRDefault="00343F0A" w:rsidP="5B9E24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58E3D" w14:textId="77777777" w:rsidR="000228D7" w:rsidRDefault="000228D7">
      <w:pPr>
        <w:spacing w:after="0" w:line="240" w:lineRule="auto"/>
      </w:pPr>
      <w:r>
        <w:separator/>
      </w:r>
    </w:p>
  </w:footnote>
  <w:footnote w:type="continuationSeparator" w:id="0">
    <w:p w14:paraId="50DC7CBA" w14:textId="77777777" w:rsidR="000228D7" w:rsidRDefault="000228D7">
      <w:pPr>
        <w:spacing w:after="0" w:line="240" w:lineRule="auto"/>
      </w:pPr>
      <w:r>
        <w:continuationSeparator/>
      </w:r>
    </w:p>
  </w:footnote>
  <w:footnote w:type="continuationNotice" w:id="1">
    <w:p w14:paraId="4F7F825D" w14:textId="77777777" w:rsidR="000228D7" w:rsidRDefault="000228D7">
      <w:pPr>
        <w:spacing w:after="0" w:line="240" w:lineRule="auto"/>
      </w:pPr>
    </w:p>
  </w:footnote>
  <w:footnote w:id="2">
    <w:p w14:paraId="2758E136" w14:textId="3003F8DA" w:rsidR="00343F0A" w:rsidRPr="00292801" w:rsidRDefault="00343F0A">
      <w:pPr>
        <w:pStyle w:val="Notedebasdepage"/>
        <w:rPr>
          <w:lang w:val="en-US"/>
        </w:rPr>
      </w:pPr>
      <w:r>
        <w:rPr>
          <w:rStyle w:val="Appelnotedebasdep"/>
        </w:rPr>
        <w:footnoteRef/>
      </w:r>
      <w:r w:rsidRPr="00292801">
        <w:rPr>
          <w:lang w:val="en-US"/>
        </w:rPr>
        <w:t xml:space="preserve"> </w:t>
      </w:r>
      <w:r>
        <w:rPr>
          <w:lang w:val="en-US"/>
        </w:rPr>
        <w:t xml:space="preserve">See paragraph </w:t>
      </w:r>
      <w:r w:rsidRPr="008459DB">
        <w:rPr>
          <w:lang w:val="en-US"/>
        </w:rPr>
        <w:t>5.1 Travel Authorization Form</w:t>
      </w:r>
    </w:p>
  </w:footnote>
  <w:footnote w:id="3">
    <w:p w14:paraId="6A8BD05F" w14:textId="4A6C838C" w:rsidR="00343F0A" w:rsidRPr="00292801" w:rsidRDefault="00343F0A">
      <w:pPr>
        <w:pStyle w:val="Notedebasdepage"/>
        <w:rPr>
          <w:lang w:val="en-US"/>
        </w:rPr>
      </w:pPr>
      <w:r>
        <w:rPr>
          <w:rStyle w:val="Appelnotedebasdep"/>
        </w:rPr>
        <w:footnoteRef/>
      </w:r>
      <w:r w:rsidRPr="00292801">
        <w:rPr>
          <w:lang w:val="en-US"/>
        </w:rPr>
        <w:t xml:space="preserve"> </w:t>
      </w:r>
      <w:r>
        <w:rPr>
          <w:lang w:val="en-US"/>
        </w:rPr>
        <w:t>See paragraph 5.2 Meeting Form</w:t>
      </w:r>
    </w:p>
  </w:footnote>
  <w:footnote w:id="4">
    <w:p w14:paraId="4AD1B46C" w14:textId="0DEB8748" w:rsidR="00343F0A" w:rsidRPr="00FD04CB" w:rsidRDefault="00343F0A">
      <w:pPr>
        <w:pStyle w:val="Notedebasdepage"/>
        <w:rPr>
          <w:lang w:val="en-US"/>
        </w:rPr>
      </w:pPr>
      <w:r>
        <w:rPr>
          <w:rStyle w:val="Appelnotedebasdep"/>
        </w:rPr>
        <w:footnoteRef/>
      </w:r>
      <w:r w:rsidRPr="00292801">
        <w:rPr>
          <w:lang w:val="en-US"/>
        </w:rPr>
        <w:t xml:space="preserve"> See paragraph </w:t>
      </w:r>
      <w:r>
        <w:rPr>
          <w:lang w:val="en-US"/>
        </w:rPr>
        <w:t>4.1 Travel agencies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4"/>
      <w:gridCol w:w="3024"/>
      <w:gridCol w:w="3024"/>
    </w:tblGrid>
    <w:tr w:rsidR="00343F0A" w14:paraId="59172BFA" w14:textId="77777777" w:rsidTr="69EB2DE5">
      <w:tc>
        <w:tcPr>
          <w:tcW w:w="3024" w:type="dxa"/>
        </w:tcPr>
        <w:p w14:paraId="25D3C9E9" w14:textId="46804274" w:rsidR="00343F0A" w:rsidRDefault="00343F0A" w:rsidP="69EB2DE5">
          <w:pPr>
            <w:pStyle w:val="En-tte"/>
            <w:ind w:left="-115"/>
          </w:pPr>
        </w:p>
      </w:tc>
      <w:tc>
        <w:tcPr>
          <w:tcW w:w="3024" w:type="dxa"/>
        </w:tcPr>
        <w:p w14:paraId="2A03502D" w14:textId="1F05119F" w:rsidR="00343F0A" w:rsidRDefault="00343F0A" w:rsidP="69EB2DE5">
          <w:pPr>
            <w:pStyle w:val="En-tte"/>
            <w:jc w:val="center"/>
          </w:pPr>
        </w:p>
      </w:tc>
      <w:tc>
        <w:tcPr>
          <w:tcW w:w="3024" w:type="dxa"/>
        </w:tcPr>
        <w:p w14:paraId="32B99174" w14:textId="01E5084F" w:rsidR="00343F0A" w:rsidRDefault="00343F0A" w:rsidP="69EB2DE5">
          <w:pPr>
            <w:pStyle w:val="En-tte"/>
            <w:ind w:right="-115"/>
            <w:jc w:val="right"/>
          </w:pPr>
        </w:p>
      </w:tc>
    </w:tr>
  </w:tbl>
  <w:p w14:paraId="3FF40B79" w14:textId="653134B0" w:rsidR="00343F0A" w:rsidRDefault="00343F0A" w:rsidP="69EB2DE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3"/>
      <w:gridCol w:w="3023"/>
      <w:gridCol w:w="3023"/>
    </w:tblGrid>
    <w:tr w:rsidR="00343F0A" w14:paraId="06742DF4" w14:textId="77777777" w:rsidTr="5B9E2421">
      <w:tc>
        <w:tcPr>
          <w:tcW w:w="3023" w:type="dxa"/>
        </w:tcPr>
        <w:p w14:paraId="10A249AE" w14:textId="774739E4" w:rsidR="00343F0A" w:rsidRDefault="00343F0A" w:rsidP="5B9E2421">
          <w:pPr>
            <w:pStyle w:val="En-tte"/>
            <w:ind w:left="-115"/>
          </w:pPr>
        </w:p>
      </w:tc>
      <w:tc>
        <w:tcPr>
          <w:tcW w:w="3023" w:type="dxa"/>
        </w:tcPr>
        <w:p w14:paraId="3DCB1062" w14:textId="4458A3DF" w:rsidR="00343F0A" w:rsidRDefault="00343F0A" w:rsidP="5B9E2421">
          <w:pPr>
            <w:pStyle w:val="En-tte"/>
            <w:jc w:val="center"/>
          </w:pPr>
        </w:p>
      </w:tc>
      <w:tc>
        <w:tcPr>
          <w:tcW w:w="3023" w:type="dxa"/>
        </w:tcPr>
        <w:p w14:paraId="301248D7" w14:textId="04F013FD" w:rsidR="00343F0A" w:rsidRDefault="00343F0A" w:rsidP="5B9E2421">
          <w:pPr>
            <w:pStyle w:val="En-tte"/>
            <w:ind w:right="-115"/>
            <w:jc w:val="right"/>
          </w:pPr>
        </w:p>
      </w:tc>
    </w:tr>
  </w:tbl>
  <w:p w14:paraId="087913DB" w14:textId="60147527" w:rsidR="00343F0A" w:rsidRDefault="00343F0A" w:rsidP="5B9E24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37069"/>
    <w:multiLevelType w:val="hybridMultilevel"/>
    <w:tmpl w:val="5C72DA32"/>
    <w:lvl w:ilvl="0" w:tplc="2C5E6288">
      <w:start w:val="1"/>
      <w:numFmt w:val="bullet"/>
      <w:lvlText w:val=""/>
      <w:lvlJc w:val="left"/>
      <w:pPr>
        <w:ind w:left="720" w:hanging="360"/>
      </w:pPr>
      <w:rPr>
        <w:rFonts w:ascii="Wingdings" w:hAnsi="Wingdings" w:hint="default"/>
      </w:rPr>
    </w:lvl>
    <w:lvl w:ilvl="1" w:tplc="9490BF38">
      <w:start w:val="1"/>
      <w:numFmt w:val="bullet"/>
      <w:lvlText w:val="o"/>
      <w:lvlJc w:val="left"/>
      <w:pPr>
        <w:ind w:left="1440" w:hanging="360"/>
      </w:pPr>
      <w:rPr>
        <w:rFonts w:ascii="Courier New" w:hAnsi="Courier New" w:hint="default"/>
      </w:rPr>
    </w:lvl>
    <w:lvl w:ilvl="2" w:tplc="8356DB28">
      <w:start w:val="1"/>
      <w:numFmt w:val="bullet"/>
      <w:lvlText w:val=""/>
      <w:lvlJc w:val="left"/>
      <w:pPr>
        <w:ind w:left="2160" w:hanging="360"/>
      </w:pPr>
      <w:rPr>
        <w:rFonts w:ascii="Wingdings" w:hAnsi="Wingdings" w:hint="default"/>
      </w:rPr>
    </w:lvl>
    <w:lvl w:ilvl="3" w:tplc="3056C00C">
      <w:start w:val="1"/>
      <w:numFmt w:val="bullet"/>
      <w:lvlText w:val=""/>
      <w:lvlJc w:val="left"/>
      <w:pPr>
        <w:ind w:left="2880" w:hanging="360"/>
      </w:pPr>
      <w:rPr>
        <w:rFonts w:ascii="Symbol" w:hAnsi="Symbol" w:hint="default"/>
      </w:rPr>
    </w:lvl>
    <w:lvl w:ilvl="4" w:tplc="36388C08">
      <w:start w:val="1"/>
      <w:numFmt w:val="bullet"/>
      <w:lvlText w:val="o"/>
      <w:lvlJc w:val="left"/>
      <w:pPr>
        <w:ind w:left="3600" w:hanging="360"/>
      </w:pPr>
      <w:rPr>
        <w:rFonts w:ascii="Courier New" w:hAnsi="Courier New" w:hint="default"/>
      </w:rPr>
    </w:lvl>
    <w:lvl w:ilvl="5" w:tplc="8138CAA2">
      <w:start w:val="1"/>
      <w:numFmt w:val="bullet"/>
      <w:lvlText w:val=""/>
      <w:lvlJc w:val="left"/>
      <w:pPr>
        <w:ind w:left="4320" w:hanging="360"/>
      </w:pPr>
      <w:rPr>
        <w:rFonts w:ascii="Wingdings" w:hAnsi="Wingdings" w:hint="default"/>
      </w:rPr>
    </w:lvl>
    <w:lvl w:ilvl="6" w:tplc="481837FE">
      <w:start w:val="1"/>
      <w:numFmt w:val="bullet"/>
      <w:lvlText w:val=""/>
      <w:lvlJc w:val="left"/>
      <w:pPr>
        <w:ind w:left="5040" w:hanging="360"/>
      </w:pPr>
      <w:rPr>
        <w:rFonts w:ascii="Symbol" w:hAnsi="Symbol" w:hint="default"/>
      </w:rPr>
    </w:lvl>
    <w:lvl w:ilvl="7" w:tplc="5A722766">
      <w:start w:val="1"/>
      <w:numFmt w:val="bullet"/>
      <w:lvlText w:val="o"/>
      <w:lvlJc w:val="left"/>
      <w:pPr>
        <w:ind w:left="5760" w:hanging="360"/>
      </w:pPr>
      <w:rPr>
        <w:rFonts w:ascii="Courier New" w:hAnsi="Courier New" w:hint="default"/>
      </w:rPr>
    </w:lvl>
    <w:lvl w:ilvl="8" w:tplc="C33696E4">
      <w:start w:val="1"/>
      <w:numFmt w:val="bullet"/>
      <w:lvlText w:val=""/>
      <w:lvlJc w:val="left"/>
      <w:pPr>
        <w:ind w:left="6480" w:hanging="360"/>
      </w:pPr>
      <w:rPr>
        <w:rFonts w:ascii="Wingdings" w:hAnsi="Wingdings" w:hint="default"/>
      </w:rPr>
    </w:lvl>
  </w:abstractNum>
  <w:abstractNum w:abstractNumId="1" w15:restartNumberingAfterBreak="0">
    <w:nsid w:val="04427B74"/>
    <w:multiLevelType w:val="hybridMultilevel"/>
    <w:tmpl w:val="C72C5E06"/>
    <w:lvl w:ilvl="0" w:tplc="9678FF30">
      <w:start w:val="1"/>
      <w:numFmt w:val="bullet"/>
      <w:lvlText w:val=""/>
      <w:lvlJc w:val="left"/>
      <w:pPr>
        <w:ind w:left="720" w:hanging="360"/>
      </w:pPr>
      <w:rPr>
        <w:rFonts w:ascii="Wingdings" w:hAnsi="Wingdings" w:hint="default"/>
      </w:rPr>
    </w:lvl>
    <w:lvl w:ilvl="1" w:tplc="87205DE0">
      <w:start w:val="1"/>
      <w:numFmt w:val="bullet"/>
      <w:lvlText w:val="o"/>
      <w:lvlJc w:val="left"/>
      <w:pPr>
        <w:ind w:left="1440" w:hanging="360"/>
      </w:pPr>
      <w:rPr>
        <w:rFonts w:ascii="Courier New" w:hAnsi="Courier New" w:hint="default"/>
      </w:rPr>
    </w:lvl>
    <w:lvl w:ilvl="2" w:tplc="EDAEDD44">
      <w:start w:val="1"/>
      <w:numFmt w:val="bullet"/>
      <w:lvlText w:val=""/>
      <w:lvlJc w:val="left"/>
      <w:pPr>
        <w:ind w:left="2160" w:hanging="360"/>
      </w:pPr>
      <w:rPr>
        <w:rFonts w:ascii="Wingdings" w:hAnsi="Wingdings" w:hint="default"/>
      </w:rPr>
    </w:lvl>
    <w:lvl w:ilvl="3" w:tplc="173474C2">
      <w:start w:val="1"/>
      <w:numFmt w:val="bullet"/>
      <w:lvlText w:val=""/>
      <w:lvlJc w:val="left"/>
      <w:pPr>
        <w:ind w:left="2880" w:hanging="360"/>
      </w:pPr>
      <w:rPr>
        <w:rFonts w:ascii="Symbol" w:hAnsi="Symbol" w:hint="default"/>
      </w:rPr>
    </w:lvl>
    <w:lvl w:ilvl="4" w:tplc="A6B89580">
      <w:start w:val="1"/>
      <w:numFmt w:val="bullet"/>
      <w:lvlText w:val="o"/>
      <w:lvlJc w:val="left"/>
      <w:pPr>
        <w:ind w:left="3600" w:hanging="360"/>
      </w:pPr>
      <w:rPr>
        <w:rFonts w:ascii="Courier New" w:hAnsi="Courier New" w:hint="default"/>
      </w:rPr>
    </w:lvl>
    <w:lvl w:ilvl="5" w:tplc="E814F064">
      <w:start w:val="1"/>
      <w:numFmt w:val="bullet"/>
      <w:lvlText w:val=""/>
      <w:lvlJc w:val="left"/>
      <w:pPr>
        <w:ind w:left="4320" w:hanging="360"/>
      </w:pPr>
      <w:rPr>
        <w:rFonts w:ascii="Wingdings" w:hAnsi="Wingdings" w:hint="default"/>
      </w:rPr>
    </w:lvl>
    <w:lvl w:ilvl="6" w:tplc="AD8EBDCC">
      <w:start w:val="1"/>
      <w:numFmt w:val="bullet"/>
      <w:lvlText w:val=""/>
      <w:lvlJc w:val="left"/>
      <w:pPr>
        <w:ind w:left="5040" w:hanging="360"/>
      </w:pPr>
      <w:rPr>
        <w:rFonts w:ascii="Symbol" w:hAnsi="Symbol" w:hint="default"/>
      </w:rPr>
    </w:lvl>
    <w:lvl w:ilvl="7" w:tplc="B426CC14">
      <w:start w:val="1"/>
      <w:numFmt w:val="bullet"/>
      <w:lvlText w:val="o"/>
      <w:lvlJc w:val="left"/>
      <w:pPr>
        <w:ind w:left="5760" w:hanging="360"/>
      </w:pPr>
      <w:rPr>
        <w:rFonts w:ascii="Courier New" w:hAnsi="Courier New" w:hint="default"/>
      </w:rPr>
    </w:lvl>
    <w:lvl w:ilvl="8" w:tplc="B34E257A">
      <w:start w:val="1"/>
      <w:numFmt w:val="bullet"/>
      <w:lvlText w:val=""/>
      <w:lvlJc w:val="left"/>
      <w:pPr>
        <w:ind w:left="6480" w:hanging="360"/>
      </w:pPr>
      <w:rPr>
        <w:rFonts w:ascii="Wingdings" w:hAnsi="Wingdings" w:hint="default"/>
      </w:rPr>
    </w:lvl>
  </w:abstractNum>
  <w:abstractNum w:abstractNumId="2" w15:restartNumberingAfterBreak="0">
    <w:nsid w:val="046D7C5E"/>
    <w:multiLevelType w:val="hybridMultilevel"/>
    <w:tmpl w:val="108666E4"/>
    <w:lvl w:ilvl="0" w:tplc="AC524F28">
      <w:start w:val="1"/>
      <w:numFmt w:val="bullet"/>
      <w:lvlText w:val=""/>
      <w:lvlJc w:val="left"/>
      <w:pPr>
        <w:ind w:left="720" w:hanging="360"/>
      </w:pPr>
      <w:rPr>
        <w:rFonts w:ascii="Wingdings" w:hAnsi="Wingdings" w:hint="default"/>
      </w:rPr>
    </w:lvl>
    <w:lvl w:ilvl="1" w:tplc="33DA8DE6">
      <w:start w:val="1"/>
      <w:numFmt w:val="bullet"/>
      <w:lvlText w:val="o"/>
      <w:lvlJc w:val="left"/>
      <w:pPr>
        <w:ind w:left="1440" w:hanging="360"/>
      </w:pPr>
      <w:rPr>
        <w:rFonts w:ascii="Courier New" w:hAnsi="Courier New" w:hint="default"/>
      </w:rPr>
    </w:lvl>
    <w:lvl w:ilvl="2" w:tplc="2674B00E">
      <w:start w:val="1"/>
      <w:numFmt w:val="bullet"/>
      <w:lvlText w:val=""/>
      <w:lvlJc w:val="left"/>
      <w:pPr>
        <w:ind w:left="2160" w:hanging="360"/>
      </w:pPr>
      <w:rPr>
        <w:rFonts w:ascii="Wingdings" w:hAnsi="Wingdings" w:hint="default"/>
      </w:rPr>
    </w:lvl>
    <w:lvl w:ilvl="3" w:tplc="938AAC02">
      <w:start w:val="1"/>
      <w:numFmt w:val="bullet"/>
      <w:lvlText w:val=""/>
      <w:lvlJc w:val="left"/>
      <w:pPr>
        <w:ind w:left="2880" w:hanging="360"/>
      </w:pPr>
      <w:rPr>
        <w:rFonts w:ascii="Symbol" w:hAnsi="Symbol" w:hint="default"/>
      </w:rPr>
    </w:lvl>
    <w:lvl w:ilvl="4" w:tplc="5DE81578">
      <w:start w:val="1"/>
      <w:numFmt w:val="bullet"/>
      <w:lvlText w:val="o"/>
      <w:lvlJc w:val="left"/>
      <w:pPr>
        <w:ind w:left="3600" w:hanging="360"/>
      </w:pPr>
      <w:rPr>
        <w:rFonts w:ascii="Courier New" w:hAnsi="Courier New" w:hint="default"/>
      </w:rPr>
    </w:lvl>
    <w:lvl w:ilvl="5" w:tplc="FB360FE8">
      <w:start w:val="1"/>
      <w:numFmt w:val="bullet"/>
      <w:lvlText w:val=""/>
      <w:lvlJc w:val="left"/>
      <w:pPr>
        <w:ind w:left="4320" w:hanging="360"/>
      </w:pPr>
      <w:rPr>
        <w:rFonts w:ascii="Wingdings" w:hAnsi="Wingdings" w:hint="default"/>
      </w:rPr>
    </w:lvl>
    <w:lvl w:ilvl="6" w:tplc="7A0C80AE">
      <w:start w:val="1"/>
      <w:numFmt w:val="bullet"/>
      <w:lvlText w:val=""/>
      <w:lvlJc w:val="left"/>
      <w:pPr>
        <w:ind w:left="5040" w:hanging="360"/>
      </w:pPr>
      <w:rPr>
        <w:rFonts w:ascii="Symbol" w:hAnsi="Symbol" w:hint="default"/>
      </w:rPr>
    </w:lvl>
    <w:lvl w:ilvl="7" w:tplc="2B7C8884">
      <w:start w:val="1"/>
      <w:numFmt w:val="bullet"/>
      <w:lvlText w:val="o"/>
      <w:lvlJc w:val="left"/>
      <w:pPr>
        <w:ind w:left="5760" w:hanging="360"/>
      </w:pPr>
      <w:rPr>
        <w:rFonts w:ascii="Courier New" w:hAnsi="Courier New" w:hint="default"/>
      </w:rPr>
    </w:lvl>
    <w:lvl w:ilvl="8" w:tplc="CB82D11E">
      <w:start w:val="1"/>
      <w:numFmt w:val="bullet"/>
      <w:lvlText w:val=""/>
      <w:lvlJc w:val="left"/>
      <w:pPr>
        <w:ind w:left="6480" w:hanging="360"/>
      </w:pPr>
      <w:rPr>
        <w:rFonts w:ascii="Wingdings" w:hAnsi="Wingdings" w:hint="default"/>
      </w:rPr>
    </w:lvl>
  </w:abstractNum>
  <w:abstractNum w:abstractNumId="3" w15:restartNumberingAfterBreak="0">
    <w:nsid w:val="08665BB5"/>
    <w:multiLevelType w:val="hybridMultilevel"/>
    <w:tmpl w:val="FFFFFFFF"/>
    <w:lvl w:ilvl="0" w:tplc="FFFFFFFF">
      <w:start w:val="1"/>
      <w:numFmt w:val="bullet"/>
      <w:lvlText w:val=""/>
      <w:lvlJc w:val="left"/>
      <w:pPr>
        <w:ind w:left="720" w:hanging="360"/>
      </w:pPr>
      <w:rPr>
        <w:rFonts w:ascii="Wingdings" w:hAnsi="Wingdings" w:hint="default"/>
      </w:rPr>
    </w:lvl>
    <w:lvl w:ilvl="1" w:tplc="1A662A3A">
      <w:start w:val="1"/>
      <w:numFmt w:val="bullet"/>
      <w:lvlText w:val="o"/>
      <w:lvlJc w:val="left"/>
      <w:pPr>
        <w:ind w:left="1440" w:hanging="360"/>
      </w:pPr>
      <w:rPr>
        <w:rFonts w:ascii="Courier New" w:hAnsi="Courier New" w:hint="default"/>
      </w:rPr>
    </w:lvl>
    <w:lvl w:ilvl="2" w:tplc="4B4E517C">
      <w:start w:val="1"/>
      <w:numFmt w:val="bullet"/>
      <w:lvlText w:val=""/>
      <w:lvlJc w:val="left"/>
      <w:pPr>
        <w:ind w:left="2160" w:hanging="360"/>
      </w:pPr>
      <w:rPr>
        <w:rFonts w:ascii="Wingdings" w:hAnsi="Wingdings" w:hint="default"/>
      </w:rPr>
    </w:lvl>
    <w:lvl w:ilvl="3" w:tplc="84BED166">
      <w:start w:val="1"/>
      <w:numFmt w:val="bullet"/>
      <w:lvlText w:val=""/>
      <w:lvlJc w:val="left"/>
      <w:pPr>
        <w:ind w:left="2880" w:hanging="360"/>
      </w:pPr>
      <w:rPr>
        <w:rFonts w:ascii="Symbol" w:hAnsi="Symbol" w:hint="default"/>
      </w:rPr>
    </w:lvl>
    <w:lvl w:ilvl="4" w:tplc="B240F162">
      <w:start w:val="1"/>
      <w:numFmt w:val="bullet"/>
      <w:lvlText w:val="o"/>
      <w:lvlJc w:val="left"/>
      <w:pPr>
        <w:ind w:left="3600" w:hanging="360"/>
      </w:pPr>
      <w:rPr>
        <w:rFonts w:ascii="Courier New" w:hAnsi="Courier New" w:hint="default"/>
      </w:rPr>
    </w:lvl>
    <w:lvl w:ilvl="5" w:tplc="BE78968E">
      <w:start w:val="1"/>
      <w:numFmt w:val="bullet"/>
      <w:lvlText w:val=""/>
      <w:lvlJc w:val="left"/>
      <w:pPr>
        <w:ind w:left="4320" w:hanging="360"/>
      </w:pPr>
      <w:rPr>
        <w:rFonts w:ascii="Wingdings" w:hAnsi="Wingdings" w:hint="default"/>
      </w:rPr>
    </w:lvl>
    <w:lvl w:ilvl="6" w:tplc="5DA015F6">
      <w:start w:val="1"/>
      <w:numFmt w:val="bullet"/>
      <w:lvlText w:val=""/>
      <w:lvlJc w:val="left"/>
      <w:pPr>
        <w:ind w:left="5040" w:hanging="360"/>
      </w:pPr>
      <w:rPr>
        <w:rFonts w:ascii="Symbol" w:hAnsi="Symbol" w:hint="default"/>
      </w:rPr>
    </w:lvl>
    <w:lvl w:ilvl="7" w:tplc="DBE8EA6A">
      <w:start w:val="1"/>
      <w:numFmt w:val="bullet"/>
      <w:lvlText w:val="o"/>
      <w:lvlJc w:val="left"/>
      <w:pPr>
        <w:ind w:left="5760" w:hanging="360"/>
      </w:pPr>
      <w:rPr>
        <w:rFonts w:ascii="Courier New" w:hAnsi="Courier New" w:hint="default"/>
      </w:rPr>
    </w:lvl>
    <w:lvl w:ilvl="8" w:tplc="65D87070">
      <w:start w:val="1"/>
      <w:numFmt w:val="bullet"/>
      <w:lvlText w:val=""/>
      <w:lvlJc w:val="left"/>
      <w:pPr>
        <w:ind w:left="6480" w:hanging="360"/>
      </w:pPr>
      <w:rPr>
        <w:rFonts w:ascii="Wingdings" w:hAnsi="Wingdings" w:hint="default"/>
      </w:rPr>
    </w:lvl>
  </w:abstractNum>
  <w:abstractNum w:abstractNumId="4" w15:restartNumberingAfterBreak="0">
    <w:nsid w:val="096754C9"/>
    <w:multiLevelType w:val="hybridMultilevel"/>
    <w:tmpl w:val="CCB26F9E"/>
    <w:lvl w:ilvl="0" w:tplc="FFFFFFFF">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CB57A6"/>
    <w:multiLevelType w:val="hybridMultilevel"/>
    <w:tmpl w:val="FFFFFFFF"/>
    <w:lvl w:ilvl="0" w:tplc="991C3728">
      <w:start w:val="1"/>
      <w:numFmt w:val="bullet"/>
      <w:lvlText w:val=""/>
      <w:lvlJc w:val="left"/>
      <w:pPr>
        <w:ind w:left="720" w:hanging="360"/>
      </w:pPr>
      <w:rPr>
        <w:rFonts w:ascii="Wingdings" w:hAnsi="Wingdings" w:hint="default"/>
      </w:rPr>
    </w:lvl>
    <w:lvl w:ilvl="1" w:tplc="7C66D6D8">
      <w:start w:val="1"/>
      <w:numFmt w:val="bullet"/>
      <w:lvlText w:val="o"/>
      <w:lvlJc w:val="left"/>
      <w:pPr>
        <w:ind w:left="1440" w:hanging="360"/>
      </w:pPr>
      <w:rPr>
        <w:rFonts w:ascii="Courier New" w:hAnsi="Courier New" w:hint="default"/>
      </w:rPr>
    </w:lvl>
    <w:lvl w:ilvl="2" w:tplc="98022304">
      <w:start w:val="1"/>
      <w:numFmt w:val="bullet"/>
      <w:lvlText w:val=""/>
      <w:lvlJc w:val="left"/>
      <w:pPr>
        <w:ind w:left="2160" w:hanging="360"/>
      </w:pPr>
      <w:rPr>
        <w:rFonts w:ascii="Wingdings" w:hAnsi="Wingdings" w:hint="default"/>
      </w:rPr>
    </w:lvl>
    <w:lvl w:ilvl="3" w:tplc="D3169D84">
      <w:start w:val="1"/>
      <w:numFmt w:val="bullet"/>
      <w:lvlText w:val=""/>
      <w:lvlJc w:val="left"/>
      <w:pPr>
        <w:ind w:left="2880" w:hanging="360"/>
      </w:pPr>
      <w:rPr>
        <w:rFonts w:ascii="Symbol" w:hAnsi="Symbol" w:hint="default"/>
      </w:rPr>
    </w:lvl>
    <w:lvl w:ilvl="4" w:tplc="6862F210">
      <w:start w:val="1"/>
      <w:numFmt w:val="bullet"/>
      <w:lvlText w:val="o"/>
      <w:lvlJc w:val="left"/>
      <w:pPr>
        <w:ind w:left="3600" w:hanging="360"/>
      </w:pPr>
      <w:rPr>
        <w:rFonts w:ascii="Courier New" w:hAnsi="Courier New" w:hint="default"/>
      </w:rPr>
    </w:lvl>
    <w:lvl w:ilvl="5" w:tplc="F9026FDC">
      <w:start w:val="1"/>
      <w:numFmt w:val="bullet"/>
      <w:lvlText w:val=""/>
      <w:lvlJc w:val="left"/>
      <w:pPr>
        <w:ind w:left="4320" w:hanging="360"/>
      </w:pPr>
      <w:rPr>
        <w:rFonts w:ascii="Wingdings" w:hAnsi="Wingdings" w:hint="default"/>
      </w:rPr>
    </w:lvl>
    <w:lvl w:ilvl="6" w:tplc="DB2EEE50">
      <w:start w:val="1"/>
      <w:numFmt w:val="bullet"/>
      <w:lvlText w:val=""/>
      <w:lvlJc w:val="left"/>
      <w:pPr>
        <w:ind w:left="5040" w:hanging="360"/>
      </w:pPr>
      <w:rPr>
        <w:rFonts w:ascii="Symbol" w:hAnsi="Symbol" w:hint="default"/>
      </w:rPr>
    </w:lvl>
    <w:lvl w:ilvl="7" w:tplc="FC76FDF0">
      <w:start w:val="1"/>
      <w:numFmt w:val="bullet"/>
      <w:lvlText w:val="o"/>
      <w:lvlJc w:val="left"/>
      <w:pPr>
        <w:ind w:left="5760" w:hanging="360"/>
      </w:pPr>
      <w:rPr>
        <w:rFonts w:ascii="Courier New" w:hAnsi="Courier New" w:hint="default"/>
      </w:rPr>
    </w:lvl>
    <w:lvl w:ilvl="8" w:tplc="80248476">
      <w:start w:val="1"/>
      <w:numFmt w:val="bullet"/>
      <w:lvlText w:val=""/>
      <w:lvlJc w:val="left"/>
      <w:pPr>
        <w:ind w:left="6480" w:hanging="360"/>
      </w:pPr>
      <w:rPr>
        <w:rFonts w:ascii="Wingdings" w:hAnsi="Wingdings" w:hint="default"/>
      </w:rPr>
    </w:lvl>
  </w:abstractNum>
  <w:abstractNum w:abstractNumId="6" w15:restartNumberingAfterBreak="0">
    <w:nsid w:val="0A201698"/>
    <w:multiLevelType w:val="multilevel"/>
    <w:tmpl w:val="476A20A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E86913"/>
    <w:multiLevelType w:val="multilevel"/>
    <w:tmpl w:val="A06A8CFE"/>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9749D3"/>
    <w:multiLevelType w:val="multilevel"/>
    <w:tmpl w:val="F14A3D80"/>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AF4B9F"/>
    <w:multiLevelType w:val="hybridMultilevel"/>
    <w:tmpl w:val="91D64D9C"/>
    <w:lvl w:ilvl="0" w:tplc="B11AC6D8">
      <w:start w:val="1"/>
      <w:numFmt w:val="bullet"/>
      <w:lvlText w:val=""/>
      <w:lvlJc w:val="left"/>
      <w:pPr>
        <w:ind w:left="720" w:hanging="360"/>
      </w:pPr>
      <w:rPr>
        <w:rFonts w:ascii="Wingdings" w:hAnsi="Wingdings" w:hint="default"/>
      </w:rPr>
    </w:lvl>
    <w:lvl w:ilvl="1" w:tplc="00CE58CE">
      <w:start w:val="1"/>
      <w:numFmt w:val="bullet"/>
      <w:lvlText w:val="o"/>
      <w:lvlJc w:val="left"/>
      <w:pPr>
        <w:ind w:left="1440" w:hanging="360"/>
      </w:pPr>
      <w:rPr>
        <w:rFonts w:ascii="Courier New" w:hAnsi="Courier New" w:hint="default"/>
      </w:rPr>
    </w:lvl>
    <w:lvl w:ilvl="2" w:tplc="2FC0471C">
      <w:start w:val="1"/>
      <w:numFmt w:val="bullet"/>
      <w:lvlText w:val=""/>
      <w:lvlJc w:val="left"/>
      <w:pPr>
        <w:ind w:left="2160" w:hanging="360"/>
      </w:pPr>
      <w:rPr>
        <w:rFonts w:ascii="Wingdings" w:hAnsi="Wingdings" w:hint="default"/>
      </w:rPr>
    </w:lvl>
    <w:lvl w:ilvl="3" w:tplc="8910BA56">
      <w:start w:val="1"/>
      <w:numFmt w:val="bullet"/>
      <w:lvlText w:val=""/>
      <w:lvlJc w:val="left"/>
      <w:pPr>
        <w:ind w:left="2880" w:hanging="360"/>
      </w:pPr>
      <w:rPr>
        <w:rFonts w:ascii="Symbol" w:hAnsi="Symbol" w:hint="default"/>
      </w:rPr>
    </w:lvl>
    <w:lvl w:ilvl="4" w:tplc="F3F6C2F0">
      <w:start w:val="1"/>
      <w:numFmt w:val="bullet"/>
      <w:lvlText w:val="o"/>
      <w:lvlJc w:val="left"/>
      <w:pPr>
        <w:ind w:left="3600" w:hanging="360"/>
      </w:pPr>
      <w:rPr>
        <w:rFonts w:ascii="Courier New" w:hAnsi="Courier New" w:hint="default"/>
      </w:rPr>
    </w:lvl>
    <w:lvl w:ilvl="5" w:tplc="11A4FD46">
      <w:start w:val="1"/>
      <w:numFmt w:val="bullet"/>
      <w:lvlText w:val=""/>
      <w:lvlJc w:val="left"/>
      <w:pPr>
        <w:ind w:left="4320" w:hanging="360"/>
      </w:pPr>
      <w:rPr>
        <w:rFonts w:ascii="Wingdings" w:hAnsi="Wingdings" w:hint="default"/>
      </w:rPr>
    </w:lvl>
    <w:lvl w:ilvl="6" w:tplc="0EDA3E58">
      <w:start w:val="1"/>
      <w:numFmt w:val="bullet"/>
      <w:lvlText w:val=""/>
      <w:lvlJc w:val="left"/>
      <w:pPr>
        <w:ind w:left="5040" w:hanging="360"/>
      </w:pPr>
      <w:rPr>
        <w:rFonts w:ascii="Symbol" w:hAnsi="Symbol" w:hint="default"/>
      </w:rPr>
    </w:lvl>
    <w:lvl w:ilvl="7" w:tplc="01346C42">
      <w:start w:val="1"/>
      <w:numFmt w:val="bullet"/>
      <w:lvlText w:val="o"/>
      <w:lvlJc w:val="left"/>
      <w:pPr>
        <w:ind w:left="5760" w:hanging="360"/>
      </w:pPr>
      <w:rPr>
        <w:rFonts w:ascii="Courier New" w:hAnsi="Courier New" w:hint="default"/>
      </w:rPr>
    </w:lvl>
    <w:lvl w:ilvl="8" w:tplc="BD9A6F0E">
      <w:start w:val="1"/>
      <w:numFmt w:val="bullet"/>
      <w:lvlText w:val=""/>
      <w:lvlJc w:val="left"/>
      <w:pPr>
        <w:ind w:left="6480" w:hanging="360"/>
      </w:pPr>
      <w:rPr>
        <w:rFonts w:ascii="Wingdings" w:hAnsi="Wingdings" w:hint="default"/>
      </w:rPr>
    </w:lvl>
  </w:abstractNum>
  <w:abstractNum w:abstractNumId="10" w15:restartNumberingAfterBreak="0">
    <w:nsid w:val="12156211"/>
    <w:multiLevelType w:val="hybridMultilevel"/>
    <w:tmpl w:val="02327E02"/>
    <w:lvl w:ilvl="0" w:tplc="9FD67FD4">
      <w:start w:val="1"/>
      <w:numFmt w:val="bullet"/>
      <w:lvlText w:val=""/>
      <w:lvlJc w:val="left"/>
      <w:pPr>
        <w:ind w:left="720" w:hanging="360"/>
      </w:pPr>
      <w:rPr>
        <w:rFonts w:ascii="Wingdings" w:hAnsi="Wingdings" w:hint="default"/>
      </w:rPr>
    </w:lvl>
    <w:lvl w:ilvl="1" w:tplc="6A26C7C4">
      <w:start w:val="1"/>
      <w:numFmt w:val="bullet"/>
      <w:lvlText w:val="o"/>
      <w:lvlJc w:val="left"/>
      <w:pPr>
        <w:ind w:left="1440" w:hanging="360"/>
      </w:pPr>
      <w:rPr>
        <w:rFonts w:ascii="Courier New" w:hAnsi="Courier New" w:hint="default"/>
      </w:rPr>
    </w:lvl>
    <w:lvl w:ilvl="2" w:tplc="5C3260F2">
      <w:start w:val="1"/>
      <w:numFmt w:val="bullet"/>
      <w:lvlText w:val=""/>
      <w:lvlJc w:val="left"/>
      <w:pPr>
        <w:ind w:left="2160" w:hanging="360"/>
      </w:pPr>
      <w:rPr>
        <w:rFonts w:ascii="Wingdings" w:hAnsi="Wingdings" w:hint="default"/>
      </w:rPr>
    </w:lvl>
    <w:lvl w:ilvl="3" w:tplc="860E4884">
      <w:start w:val="1"/>
      <w:numFmt w:val="bullet"/>
      <w:lvlText w:val=""/>
      <w:lvlJc w:val="left"/>
      <w:pPr>
        <w:ind w:left="2880" w:hanging="360"/>
      </w:pPr>
      <w:rPr>
        <w:rFonts w:ascii="Symbol" w:hAnsi="Symbol" w:hint="default"/>
      </w:rPr>
    </w:lvl>
    <w:lvl w:ilvl="4" w:tplc="4B16DC8C">
      <w:start w:val="1"/>
      <w:numFmt w:val="bullet"/>
      <w:lvlText w:val="o"/>
      <w:lvlJc w:val="left"/>
      <w:pPr>
        <w:ind w:left="3600" w:hanging="360"/>
      </w:pPr>
      <w:rPr>
        <w:rFonts w:ascii="Courier New" w:hAnsi="Courier New" w:hint="default"/>
      </w:rPr>
    </w:lvl>
    <w:lvl w:ilvl="5" w:tplc="9222B4D8">
      <w:start w:val="1"/>
      <w:numFmt w:val="bullet"/>
      <w:lvlText w:val=""/>
      <w:lvlJc w:val="left"/>
      <w:pPr>
        <w:ind w:left="4320" w:hanging="360"/>
      </w:pPr>
      <w:rPr>
        <w:rFonts w:ascii="Wingdings" w:hAnsi="Wingdings" w:hint="default"/>
      </w:rPr>
    </w:lvl>
    <w:lvl w:ilvl="6" w:tplc="700296F8">
      <w:start w:val="1"/>
      <w:numFmt w:val="bullet"/>
      <w:lvlText w:val=""/>
      <w:lvlJc w:val="left"/>
      <w:pPr>
        <w:ind w:left="5040" w:hanging="360"/>
      </w:pPr>
      <w:rPr>
        <w:rFonts w:ascii="Symbol" w:hAnsi="Symbol" w:hint="default"/>
      </w:rPr>
    </w:lvl>
    <w:lvl w:ilvl="7" w:tplc="28827D14">
      <w:start w:val="1"/>
      <w:numFmt w:val="bullet"/>
      <w:lvlText w:val="o"/>
      <w:lvlJc w:val="left"/>
      <w:pPr>
        <w:ind w:left="5760" w:hanging="360"/>
      </w:pPr>
      <w:rPr>
        <w:rFonts w:ascii="Courier New" w:hAnsi="Courier New" w:hint="default"/>
      </w:rPr>
    </w:lvl>
    <w:lvl w:ilvl="8" w:tplc="DB746CD8">
      <w:start w:val="1"/>
      <w:numFmt w:val="bullet"/>
      <w:lvlText w:val=""/>
      <w:lvlJc w:val="left"/>
      <w:pPr>
        <w:ind w:left="6480" w:hanging="360"/>
      </w:pPr>
      <w:rPr>
        <w:rFonts w:ascii="Wingdings" w:hAnsi="Wingdings" w:hint="default"/>
      </w:rPr>
    </w:lvl>
  </w:abstractNum>
  <w:abstractNum w:abstractNumId="11" w15:restartNumberingAfterBreak="0">
    <w:nsid w:val="141400F0"/>
    <w:multiLevelType w:val="hybridMultilevel"/>
    <w:tmpl w:val="38F21782"/>
    <w:lvl w:ilvl="0" w:tplc="4AFE5040">
      <w:start w:val="1"/>
      <w:numFmt w:val="bullet"/>
      <w:lvlText w:val=""/>
      <w:lvlJc w:val="left"/>
      <w:pPr>
        <w:ind w:left="720" w:hanging="360"/>
      </w:pPr>
      <w:rPr>
        <w:rFonts w:ascii="Wingdings" w:hAnsi="Wingdings" w:hint="default"/>
      </w:rPr>
    </w:lvl>
    <w:lvl w:ilvl="1" w:tplc="FF7A7BC2">
      <w:start w:val="1"/>
      <w:numFmt w:val="bullet"/>
      <w:lvlText w:val="o"/>
      <w:lvlJc w:val="left"/>
      <w:pPr>
        <w:ind w:left="1440" w:hanging="360"/>
      </w:pPr>
      <w:rPr>
        <w:rFonts w:ascii="Courier New" w:hAnsi="Courier New" w:hint="default"/>
      </w:rPr>
    </w:lvl>
    <w:lvl w:ilvl="2" w:tplc="2730D92E">
      <w:start w:val="1"/>
      <w:numFmt w:val="bullet"/>
      <w:lvlText w:val=""/>
      <w:lvlJc w:val="left"/>
      <w:pPr>
        <w:ind w:left="2160" w:hanging="360"/>
      </w:pPr>
      <w:rPr>
        <w:rFonts w:ascii="Wingdings" w:hAnsi="Wingdings" w:hint="default"/>
      </w:rPr>
    </w:lvl>
    <w:lvl w:ilvl="3" w:tplc="675A5EEE">
      <w:start w:val="1"/>
      <w:numFmt w:val="bullet"/>
      <w:lvlText w:val=""/>
      <w:lvlJc w:val="left"/>
      <w:pPr>
        <w:ind w:left="2880" w:hanging="360"/>
      </w:pPr>
      <w:rPr>
        <w:rFonts w:ascii="Symbol" w:hAnsi="Symbol" w:hint="default"/>
      </w:rPr>
    </w:lvl>
    <w:lvl w:ilvl="4" w:tplc="6220E314">
      <w:start w:val="1"/>
      <w:numFmt w:val="bullet"/>
      <w:lvlText w:val="o"/>
      <w:lvlJc w:val="left"/>
      <w:pPr>
        <w:ind w:left="3600" w:hanging="360"/>
      </w:pPr>
      <w:rPr>
        <w:rFonts w:ascii="Courier New" w:hAnsi="Courier New" w:hint="default"/>
      </w:rPr>
    </w:lvl>
    <w:lvl w:ilvl="5" w:tplc="F698B5AC">
      <w:start w:val="1"/>
      <w:numFmt w:val="bullet"/>
      <w:lvlText w:val=""/>
      <w:lvlJc w:val="left"/>
      <w:pPr>
        <w:ind w:left="4320" w:hanging="360"/>
      </w:pPr>
      <w:rPr>
        <w:rFonts w:ascii="Wingdings" w:hAnsi="Wingdings" w:hint="default"/>
      </w:rPr>
    </w:lvl>
    <w:lvl w:ilvl="6" w:tplc="1F4E6534">
      <w:start w:val="1"/>
      <w:numFmt w:val="bullet"/>
      <w:lvlText w:val=""/>
      <w:lvlJc w:val="left"/>
      <w:pPr>
        <w:ind w:left="5040" w:hanging="360"/>
      </w:pPr>
      <w:rPr>
        <w:rFonts w:ascii="Symbol" w:hAnsi="Symbol" w:hint="default"/>
      </w:rPr>
    </w:lvl>
    <w:lvl w:ilvl="7" w:tplc="D9CC0E9C">
      <w:start w:val="1"/>
      <w:numFmt w:val="bullet"/>
      <w:lvlText w:val="o"/>
      <w:lvlJc w:val="left"/>
      <w:pPr>
        <w:ind w:left="5760" w:hanging="360"/>
      </w:pPr>
      <w:rPr>
        <w:rFonts w:ascii="Courier New" w:hAnsi="Courier New" w:hint="default"/>
      </w:rPr>
    </w:lvl>
    <w:lvl w:ilvl="8" w:tplc="EF2E6E12">
      <w:start w:val="1"/>
      <w:numFmt w:val="bullet"/>
      <w:lvlText w:val=""/>
      <w:lvlJc w:val="left"/>
      <w:pPr>
        <w:ind w:left="6480" w:hanging="360"/>
      </w:pPr>
      <w:rPr>
        <w:rFonts w:ascii="Wingdings" w:hAnsi="Wingdings" w:hint="default"/>
      </w:rPr>
    </w:lvl>
  </w:abstractNum>
  <w:abstractNum w:abstractNumId="12" w15:restartNumberingAfterBreak="0">
    <w:nsid w:val="15AA4242"/>
    <w:multiLevelType w:val="hybridMultilevel"/>
    <w:tmpl w:val="6AB292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15363F"/>
    <w:multiLevelType w:val="hybridMultilevel"/>
    <w:tmpl w:val="B9A696BE"/>
    <w:lvl w:ilvl="0" w:tplc="66D20C56">
      <w:start w:val="1"/>
      <w:numFmt w:val="bullet"/>
      <w:lvlText w:val=""/>
      <w:lvlJc w:val="left"/>
      <w:pPr>
        <w:ind w:left="720" w:hanging="360"/>
      </w:pPr>
      <w:rPr>
        <w:rFonts w:ascii="Wingdings" w:hAnsi="Wingdings" w:hint="default"/>
      </w:rPr>
    </w:lvl>
    <w:lvl w:ilvl="1" w:tplc="98F0AE52">
      <w:start w:val="1"/>
      <w:numFmt w:val="bullet"/>
      <w:lvlText w:val="o"/>
      <w:lvlJc w:val="left"/>
      <w:pPr>
        <w:ind w:left="1440" w:hanging="360"/>
      </w:pPr>
      <w:rPr>
        <w:rFonts w:ascii="Courier New" w:hAnsi="Courier New" w:hint="default"/>
      </w:rPr>
    </w:lvl>
    <w:lvl w:ilvl="2" w:tplc="12BC32FA">
      <w:start w:val="1"/>
      <w:numFmt w:val="bullet"/>
      <w:lvlText w:val=""/>
      <w:lvlJc w:val="left"/>
      <w:pPr>
        <w:ind w:left="2160" w:hanging="360"/>
      </w:pPr>
      <w:rPr>
        <w:rFonts w:ascii="Wingdings" w:hAnsi="Wingdings" w:hint="default"/>
      </w:rPr>
    </w:lvl>
    <w:lvl w:ilvl="3" w:tplc="1DA45CAC">
      <w:start w:val="1"/>
      <w:numFmt w:val="bullet"/>
      <w:lvlText w:val=""/>
      <w:lvlJc w:val="left"/>
      <w:pPr>
        <w:ind w:left="2880" w:hanging="360"/>
      </w:pPr>
      <w:rPr>
        <w:rFonts w:ascii="Symbol" w:hAnsi="Symbol" w:hint="default"/>
      </w:rPr>
    </w:lvl>
    <w:lvl w:ilvl="4" w:tplc="B966ED72">
      <w:start w:val="1"/>
      <w:numFmt w:val="bullet"/>
      <w:lvlText w:val="o"/>
      <w:lvlJc w:val="left"/>
      <w:pPr>
        <w:ind w:left="3600" w:hanging="360"/>
      </w:pPr>
      <w:rPr>
        <w:rFonts w:ascii="Courier New" w:hAnsi="Courier New" w:hint="default"/>
      </w:rPr>
    </w:lvl>
    <w:lvl w:ilvl="5" w:tplc="EB081D68">
      <w:start w:val="1"/>
      <w:numFmt w:val="bullet"/>
      <w:lvlText w:val=""/>
      <w:lvlJc w:val="left"/>
      <w:pPr>
        <w:ind w:left="4320" w:hanging="360"/>
      </w:pPr>
      <w:rPr>
        <w:rFonts w:ascii="Wingdings" w:hAnsi="Wingdings" w:hint="default"/>
      </w:rPr>
    </w:lvl>
    <w:lvl w:ilvl="6" w:tplc="71FC5B50">
      <w:start w:val="1"/>
      <w:numFmt w:val="bullet"/>
      <w:lvlText w:val=""/>
      <w:lvlJc w:val="left"/>
      <w:pPr>
        <w:ind w:left="5040" w:hanging="360"/>
      </w:pPr>
      <w:rPr>
        <w:rFonts w:ascii="Symbol" w:hAnsi="Symbol" w:hint="default"/>
      </w:rPr>
    </w:lvl>
    <w:lvl w:ilvl="7" w:tplc="8558E646">
      <w:start w:val="1"/>
      <w:numFmt w:val="bullet"/>
      <w:lvlText w:val="o"/>
      <w:lvlJc w:val="left"/>
      <w:pPr>
        <w:ind w:left="5760" w:hanging="360"/>
      </w:pPr>
      <w:rPr>
        <w:rFonts w:ascii="Courier New" w:hAnsi="Courier New" w:hint="default"/>
      </w:rPr>
    </w:lvl>
    <w:lvl w:ilvl="8" w:tplc="8BBAFC9E">
      <w:start w:val="1"/>
      <w:numFmt w:val="bullet"/>
      <w:lvlText w:val=""/>
      <w:lvlJc w:val="left"/>
      <w:pPr>
        <w:ind w:left="6480" w:hanging="360"/>
      </w:pPr>
      <w:rPr>
        <w:rFonts w:ascii="Wingdings" w:hAnsi="Wingdings" w:hint="default"/>
      </w:rPr>
    </w:lvl>
  </w:abstractNum>
  <w:abstractNum w:abstractNumId="14" w15:restartNumberingAfterBreak="0">
    <w:nsid w:val="1FEF50DD"/>
    <w:multiLevelType w:val="hybridMultilevel"/>
    <w:tmpl w:val="E4E6F4F0"/>
    <w:lvl w:ilvl="0" w:tplc="5150B8C8">
      <w:start w:val="1"/>
      <w:numFmt w:val="bullet"/>
      <w:lvlText w:val=""/>
      <w:lvlJc w:val="left"/>
      <w:pPr>
        <w:ind w:left="720" w:hanging="360"/>
      </w:pPr>
      <w:rPr>
        <w:rFonts w:ascii="Wingdings" w:hAnsi="Wingdings" w:hint="default"/>
      </w:rPr>
    </w:lvl>
    <w:lvl w:ilvl="1" w:tplc="872E7B2A">
      <w:start w:val="1"/>
      <w:numFmt w:val="bullet"/>
      <w:lvlText w:val="o"/>
      <w:lvlJc w:val="left"/>
      <w:pPr>
        <w:ind w:left="1440" w:hanging="360"/>
      </w:pPr>
      <w:rPr>
        <w:rFonts w:ascii="Courier New" w:hAnsi="Courier New" w:hint="default"/>
      </w:rPr>
    </w:lvl>
    <w:lvl w:ilvl="2" w:tplc="9C46CDB8">
      <w:start w:val="1"/>
      <w:numFmt w:val="bullet"/>
      <w:lvlText w:val=""/>
      <w:lvlJc w:val="left"/>
      <w:pPr>
        <w:ind w:left="2160" w:hanging="360"/>
      </w:pPr>
      <w:rPr>
        <w:rFonts w:ascii="Wingdings" w:hAnsi="Wingdings" w:hint="default"/>
      </w:rPr>
    </w:lvl>
    <w:lvl w:ilvl="3" w:tplc="A86A89B0">
      <w:start w:val="1"/>
      <w:numFmt w:val="bullet"/>
      <w:lvlText w:val=""/>
      <w:lvlJc w:val="left"/>
      <w:pPr>
        <w:ind w:left="2880" w:hanging="360"/>
      </w:pPr>
      <w:rPr>
        <w:rFonts w:ascii="Symbol" w:hAnsi="Symbol" w:hint="default"/>
      </w:rPr>
    </w:lvl>
    <w:lvl w:ilvl="4" w:tplc="B896DE9E">
      <w:start w:val="1"/>
      <w:numFmt w:val="bullet"/>
      <w:lvlText w:val="o"/>
      <w:lvlJc w:val="left"/>
      <w:pPr>
        <w:ind w:left="3600" w:hanging="360"/>
      </w:pPr>
      <w:rPr>
        <w:rFonts w:ascii="Courier New" w:hAnsi="Courier New" w:hint="default"/>
      </w:rPr>
    </w:lvl>
    <w:lvl w:ilvl="5" w:tplc="FB6603CA">
      <w:start w:val="1"/>
      <w:numFmt w:val="bullet"/>
      <w:lvlText w:val=""/>
      <w:lvlJc w:val="left"/>
      <w:pPr>
        <w:ind w:left="4320" w:hanging="360"/>
      </w:pPr>
      <w:rPr>
        <w:rFonts w:ascii="Wingdings" w:hAnsi="Wingdings" w:hint="default"/>
      </w:rPr>
    </w:lvl>
    <w:lvl w:ilvl="6" w:tplc="9480968A">
      <w:start w:val="1"/>
      <w:numFmt w:val="bullet"/>
      <w:lvlText w:val=""/>
      <w:lvlJc w:val="left"/>
      <w:pPr>
        <w:ind w:left="5040" w:hanging="360"/>
      </w:pPr>
      <w:rPr>
        <w:rFonts w:ascii="Symbol" w:hAnsi="Symbol" w:hint="default"/>
      </w:rPr>
    </w:lvl>
    <w:lvl w:ilvl="7" w:tplc="A2225CF0">
      <w:start w:val="1"/>
      <w:numFmt w:val="bullet"/>
      <w:lvlText w:val="o"/>
      <w:lvlJc w:val="left"/>
      <w:pPr>
        <w:ind w:left="5760" w:hanging="360"/>
      </w:pPr>
      <w:rPr>
        <w:rFonts w:ascii="Courier New" w:hAnsi="Courier New" w:hint="default"/>
      </w:rPr>
    </w:lvl>
    <w:lvl w:ilvl="8" w:tplc="DDACAC3A">
      <w:start w:val="1"/>
      <w:numFmt w:val="bullet"/>
      <w:lvlText w:val=""/>
      <w:lvlJc w:val="left"/>
      <w:pPr>
        <w:ind w:left="6480" w:hanging="360"/>
      </w:pPr>
      <w:rPr>
        <w:rFonts w:ascii="Wingdings" w:hAnsi="Wingdings" w:hint="default"/>
      </w:rPr>
    </w:lvl>
  </w:abstractNum>
  <w:abstractNum w:abstractNumId="15" w15:restartNumberingAfterBreak="0">
    <w:nsid w:val="28841AE8"/>
    <w:multiLevelType w:val="hybridMultilevel"/>
    <w:tmpl w:val="CA92FC4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A7C12A5"/>
    <w:multiLevelType w:val="hybridMultilevel"/>
    <w:tmpl w:val="0C009B3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C8A7730"/>
    <w:multiLevelType w:val="hybridMultilevel"/>
    <w:tmpl w:val="8A56A492"/>
    <w:lvl w:ilvl="0" w:tplc="16F28BB6">
      <w:start w:val="1"/>
      <w:numFmt w:val="bullet"/>
      <w:lvlText w:val=""/>
      <w:lvlJc w:val="left"/>
      <w:pPr>
        <w:ind w:left="720" w:hanging="360"/>
      </w:pPr>
      <w:rPr>
        <w:rFonts w:ascii="Wingdings" w:hAnsi="Wingdings" w:hint="default"/>
      </w:rPr>
    </w:lvl>
    <w:lvl w:ilvl="1" w:tplc="5DD4E398">
      <w:start w:val="1"/>
      <w:numFmt w:val="bullet"/>
      <w:lvlText w:val="o"/>
      <w:lvlJc w:val="left"/>
      <w:pPr>
        <w:ind w:left="1440" w:hanging="360"/>
      </w:pPr>
      <w:rPr>
        <w:rFonts w:ascii="Courier New" w:hAnsi="Courier New" w:hint="default"/>
      </w:rPr>
    </w:lvl>
    <w:lvl w:ilvl="2" w:tplc="D580305A">
      <w:start w:val="1"/>
      <w:numFmt w:val="bullet"/>
      <w:lvlText w:val=""/>
      <w:lvlJc w:val="left"/>
      <w:pPr>
        <w:ind w:left="2160" w:hanging="360"/>
      </w:pPr>
      <w:rPr>
        <w:rFonts w:ascii="Wingdings" w:hAnsi="Wingdings" w:hint="default"/>
      </w:rPr>
    </w:lvl>
    <w:lvl w:ilvl="3" w:tplc="7D6AD406">
      <w:start w:val="1"/>
      <w:numFmt w:val="bullet"/>
      <w:lvlText w:val=""/>
      <w:lvlJc w:val="left"/>
      <w:pPr>
        <w:ind w:left="2880" w:hanging="360"/>
      </w:pPr>
      <w:rPr>
        <w:rFonts w:ascii="Symbol" w:hAnsi="Symbol" w:hint="default"/>
      </w:rPr>
    </w:lvl>
    <w:lvl w:ilvl="4" w:tplc="71ECC752">
      <w:start w:val="1"/>
      <w:numFmt w:val="bullet"/>
      <w:lvlText w:val="o"/>
      <w:lvlJc w:val="left"/>
      <w:pPr>
        <w:ind w:left="3600" w:hanging="360"/>
      </w:pPr>
      <w:rPr>
        <w:rFonts w:ascii="Courier New" w:hAnsi="Courier New" w:hint="default"/>
      </w:rPr>
    </w:lvl>
    <w:lvl w:ilvl="5" w:tplc="1562BB2E">
      <w:start w:val="1"/>
      <w:numFmt w:val="bullet"/>
      <w:lvlText w:val=""/>
      <w:lvlJc w:val="left"/>
      <w:pPr>
        <w:ind w:left="4320" w:hanging="360"/>
      </w:pPr>
      <w:rPr>
        <w:rFonts w:ascii="Wingdings" w:hAnsi="Wingdings" w:hint="default"/>
      </w:rPr>
    </w:lvl>
    <w:lvl w:ilvl="6" w:tplc="8B9C5D4E">
      <w:start w:val="1"/>
      <w:numFmt w:val="bullet"/>
      <w:lvlText w:val=""/>
      <w:lvlJc w:val="left"/>
      <w:pPr>
        <w:ind w:left="5040" w:hanging="360"/>
      </w:pPr>
      <w:rPr>
        <w:rFonts w:ascii="Symbol" w:hAnsi="Symbol" w:hint="default"/>
      </w:rPr>
    </w:lvl>
    <w:lvl w:ilvl="7" w:tplc="E48ED476">
      <w:start w:val="1"/>
      <w:numFmt w:val="bullet"/>
      <w:lvlText w:val="o"/>
      <w:lvlJc w:val="left"/>
      <w:pPr>
        <w:ind w:left="5760" w:hanging="360"/>
      </w:pPr>
      <w:rPr>
        <w:rFonts w:ascii="Courier New" w:hAnsi="Courier New" w:hint="default"/>
      </w:rPr>
    </w:lvl>
    <w:lvl w:ilvl="8" w:tplc="6F826FCE">
      <w:start w:val="1"/>
      <w:numFmt w:val="bullet"/>
      <w:lvlText w:val=""/>
      <w:lvlJc w:val="left"/>
      <w:pPr>
        <w:ind w:left="6480" w:hanging="360"/>
      </w:pPr>
      <w:rPr>
        <w:rFonts w:ascii="Wingdings" w:hAnsi="Wingdings" w:hint="default"/>
      </w:rPr>
    </w:lvl>
  </w:abstractNum>
  <w:abstractNum w:abstractNumId="18" w15:restartNumberingAfterBreak="0">
    <w:nsid w:val="320516D1"/>
    <w:multiLevelType w:val="hybridMultilevel"/>
    <w:tmpl w:val="E9EA4A46"/>
    <w:lvl w:ilvl="0" w:tplc="100C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DB28F8"/>
    <w:multiLevelType w:val="hybridMultilevel"/>
    <w:tmpl w:val="C504BE6C"/>
    <w:lvl w:ilvl="0" w:tplc="D7567584">
      <w:start w:val="1"/>
      <w:numFmt w:val="bullet"/>
      <w:lvlText w:val=""/>
      <w:lvlJc w:val="left"/>
      <w:pPr>
        <w:ind w:left="720" w:hanging="360"/>
      </w:pPr>
      <w:rPr>
        <w:rFonts w:ascii="Wingdings" w:hAnsi="Wingdings" w:hint="default"/>
      </w:rPr>
    </w:lvl>
    <w:lvl w:ilvl="1" w:tplc="D464B81C">
      <w:start w:val="1"/>
      <w:numFmt w:val="bullet"/>
      <w:lvlText w:val="o"/>
      <w:lvlJc w:val="left"/>
      <w:pPr>
        <w:ind w:left="1440" w:hanging="360"/>
      </w:pPr>
      <w:rPr>
        <w:rFonts w:ascii="Courier New" w:hAnsi="Courier New" w:hint="default"/>
      </w:rPr>
    </w:lvl>
    <w:lvl w:ilvl="2" w:tplc="AB94BE86">
      <w:start w:val="1"/>
      <w:numFmt w:val="bullet"/>
      <w:lvlText w:val=""/>
      <w:lvlJc w:val="left"/>
      <w:pPr>
        <w:ind w:left="2160" w:hanging="360"/>
      </w:pPr>
      <w:rPr>
        <w:rFonts w:ascii="Wingdings" w:hAnsi="Wingdings" w:hint="default"/>
      </w:rPr>
    </w:lvl>
    <w:lvl w:ilvl="3" w:tplc="AEC41224">
      <w:start w:val="1"/>
      <w:numFmt w:val="bullet"/>
      <w:lvlText w:val=""/>
      <w:lvlJc w:val="left"/>
      <w:pPr>
        <w:ind w:left="2880" w:hanging="360"/>
      </w:pPr>
      <w:rPr>
        <w:rFonts w:ascii="Symbol" w:hAnsi="Symbol" w:hint="default"/>
      </w:rPr>
    </w:lvl>
    <w:lvl w:ilvl="4" w:tplc="4F0AB15A">
      <w:start w:val="1"/>
      <w:numFmt w:val="bullet"/>
      <w:lvlText w:val="o"/>
      <w:lvlJc w:val="left"/>
      <w:pPr>
        <w:ind w:left="3600" w:hanging="360"/>
      </w:pPr>
      <w:rPr>
        <w:rFonts w:ascii="Courier New" w:hAnsi="Courier New" w:hint="default"/>
      </w:rPr>
    </w:lvl>
    <w:lvl w:ilvl="5" w:tplc="53E63234">
      <w:start w:val="1"/>
      <w:numFmt w:val="bullet"/>
      <w:lvlText w:val=""/>
      <w:lvlJc w:val="left"/>
      <w:pPr>
        <w:ind w:left="4320" w:hanging="360"/>
      </w:pPr>
      <w:rPr>
        <w:rFonts w:ascii="Wingdings" w:hAnsi="Wingdings" w:hint="default"/>
      </w:rPr>
    </w:lvl>
    <w:lvl w:ilvl="6" w:tplc="717AF1C6">
      <w:start w:val="1"/>
      <w:numFmt w:val="bullet"/>
      <w:lvlText w:val=""/>
      <w:lvlJc w:val="left"/>
      <w:pPr>
        <w:ind w:left="5040" w:hanging="360"/>
      </w:pPr>
      <w:rPr>
        <w:rFonts w:ascii="Symbol" w:hAnsi="Symbol" w:hint="default"/>
      </w:rPr>
    </w:lvl>
    <w:lvl w:ilvl="7" w:tplc="FF4C9AE6">
      <w:start w:val="1"/>
      <w:numFmt w:val="bullet"/>
      <w:lvlText w:val="o"/>
      <w:lvlJc w:val="left"/>
      <w:pPr>
        <w:ind w:left="5760" w:hanging="360"/>
      </w:pPr>
      <w:rPr>
        <w:rFonts w:ascii="Courier New" w:hAnsi="Courier New" w:hint="default"/>
      </w:rPr>
    </w:lvl>
    <w:lvl w:ilvl="8" w:tplc="13DE6D34">
      <w:start w:val="1"/>
      <w:numFmt w:val="bullet"/>
      <w:lvlText w:val=""/>
      <w:lvlJc w:val="left"/>
      <w:pPr>
        <w:ind w:left="6480" w:hanging="360"/>
      </w:pPr>
      <w:rPr>
        <w:rFonts w:ascii="Wingdings" w:hAnsi="Wingdings" w:hint="default"/>
      </w:rPr>
    </w:lvl>
  </w:abstractNum>
  <w:abstractNum w:abstractNumId="20" w15:restartNumberingAfterBreak="0">
    <w:nsid w:val="35CC1212"/>
    <w:multiLevelType w:val="hybridMultilevel"/>
    <w:tmpl w:val="DCC62546"/>
    <w:lvl w:ilvl="0" w:tplc="4A3EAB7C">
      <w:start w:val="1"/>
      <w:numFmt w:val="bullet"/>
      <w:lvlText w:val=""/>
      <w:lvlJc w:val="left"/>
      <w:pPr>
        <w:ind w:left="720" w:hanging="360"/>
      </w:pPr>
      <w:rPr>
        <w:rFonts w:ascii="Wingdings" w:hAnsi="Wingdings" w:hint="default"/>
      </w:rPr>
    </w:lvl>
    <w:lvl w:ilvl="1" w:tplc="3E1AFEE6">
      <w:start w:val="1"/>
      <w:numFmt w:val="bullet"/>
      <w:lvlText w:val="o"/>
      <w:lvlJc w:val="left"/>
      <w:pPr>
        <w:ind w:left="1440" w:hanging="360"/>
      </w:pPr>
      <w:rPr>
        <w:rFonts w:ascii="Courier New" w:hAnsi="Courier New" w:hint="default"/>
      </w:rPr>
    </w:lvl>
    <w:lvl w:ilvl="2" w:tplc="5108FA00">
      <w:start w:val="1"/>
      <w:numFmt w:val="bullet"/>
      <w:lvlText w:val=""/>
      <w:lvlJc w:val="left"/>
      <w:pPr>
        <w:ind w:left="2160" w:hanging="360"/>
      </w:pPr>
      <w:rPr>
        <w:rFonts w:ascii="Wingdings" w:hAnsi="Wingdings" w:hint="default"/>
      </w:rPr>
    </w:lvl>
    <w:lvl w:ilvl="3" w:tplc="8B1427E6">
      <w:start w:val="1"/>
      <w:numFmt w:val="bullet"/>
      <w:lvlText w:val=""/>
      <w:lvlJc w:val="left"/>
      <w:pPr>
        <w:ind w:left="2880" w:hanging="360"/>
      </w:pPr>
      <w:rPr>
        <w:rFonts w:ascii="Symbol" w:hAnsi="Symbol" w:hint="default"/>
      </w:rPr>
    </w:lvl>
    <w:lvl w:ilvl="4" w:tplc="182EDF7A">
      <w:start w:val="1"/>
      <w:numFmt w:val="bullet"/>
      <w:lvlText w:val="o"/>
      <w:lvlJc w:val="left"/>
      <w:pPr>
        <w:ind w:left="3600" w:hanging="360"/>
      </w:pPr>
      <w:rPr>
        <w:rFonts w:ascii="Courier New" w:hAnsi="Courier New" w:hint="default"/>
      </w:rPr>
    </w:lvl>
    <w:lvl w:ilvl="5" w:tplc="C55010AA">
      <w:start w:val="1"/>
      <w:numFmt w:val="bullet"/>
      <w:lvlText w:val=""/>
      <w:lvlJc w:val="left"/>
      <w:pPr>
        <w:ind w:left="4320" w:hanging="360"/>
      </w:pPr>
      <w:rPr>
        <w:rFonts w:ascii="Wingdings" w:hAnsi="Wingdings" w:hint="default"/>
      </w:rPr>
    </w:lvl>
    <w:lvl w:ilvl="6" w:tplc="9C0E70BE">
      <w:start w:val="1"/>
      <w:numFmt w:val="bullet"/>
      <w:lvlText w:val=""/>
      <w:lvlJc w:val="left"/>
      <w:pPr>
        <w:ind w:left="5040" w:hanging="360"/>
      </w:pPr>
      <w:rPr>
        <w:rFonts w:ascii="Symbol" w:hAnsi="Symbol" w:hint="default"/>
      </w:rPr>
    </w:lvl>
    <w:lvl w:ilvl="7" w:tplc="AA04E7FA">
      <w:start w:val="1"/>
      <w:numFmt w:val="bullet"/>
      <w:lvlText w:val="o"/>
      <w:lvlJc w:val="left"/>
      <w:pPr>
        <w:ind w:left="5760" w:hanging="360"/>
      </w:pPr>
      <w:rPr>
        <w:rFonts w:ascii="Courier New" w:hAnsi="Courier New" w:hint="default"/>
      </w:rPr>
    </w:lvl>
    <w:lvl w:ilvl="8" w:tplc="F056C8F8">
      <w:start w:val="1"/>
      <w:numFmt w:val="bullet"/>
      <w:lvlText w:val=""/>
      <w:lvlJc w:val="left"/>
      <w:pPr>
        <w:ind w:left="6480" w:hanging="360"/>
      </w:pPr>
      <w:rPr>
        <w:rFonts w:ascii="Wingdings" w:hAnsi="Wingdings" w:hint="default"/>
      </w:rPr>
    </w:lvl>
  </w:abstractNum>
  <w:abstractNum w:abstractNumId="21" w15:restartNumberingAfterBreak="0">
    <w:nsid w:val="3799282D"/>
    <w:multiLevelType w:val="hybridMultilevel"/>
    <w:tmpl w:val="FFFFFFFF"/>
    <w:lvl w:ilvl="0" w:tplc="1A6E46FE">
      <w:start w:val="1"/>
      <w:numFmt w:val="bullet"/>
      <w:lvlText w:val=""/>
      <w:lvlJc w:val="left"/>
      <w:pPr>
        <w:ind w:left="720" w:hanging="360"/>
      </w:pPr>
      <w:rPr>
        <w:rFonts w:ascii="Wingdings" w:hAnsi="Wingdings" w:hint="default"/>
      </w:rPr>
    </w:lvl>
    <w:lvl w:ilvl="1" w:tplc="D7DCA070">
      <w:start w:val="1"/>
      <w:numFmt w:val="bullet"/>
      <w:lvlText w:val="o"/>
      <w:lvlJc w:val="left"/>
      <w:pPr>
        <w:ind w:left="1440" w:hanging="360"/>
      </w:pPr>
      <w:rPr>
        <w:rFonts w:ascii="Courier New" w:hAnsi="Courier New" w:hint="default"/>
      </w:rPr>
    </w:lvl>
    <w:lvl w:ilvl="2" w:tplc="6F64B666">
      <w:start w:val="1"/>
      <w:numFmt w:val="bullet"/>
      <w:lvlText w:val=""/>
      <w:lvlJc w:val="left"/>
      <w:pPr>
        <w:ind w:left="2160" w:hanging="360"/>
      </w:pPr>
      <w:rPr>
        <w:rFonts w:ascii="Wingdings" w:hAnsi="Wingdings" w:hint="default"/>
      </w:rPr>
    </w:lvl>
    <w:lvl w:ilvl="3" w:tplc="E38AD730">
      <w:start w:val="1"/>
      <w:numFmt w:val="bullet"/>
      <w:lvlText w:val=""/>
      <w:lvlJc w:val="left"/>
      <w:pPr>
        <w:ind w:left="2880" w:hanging="360"/>
      </w:pPr>
      <w:rPr>
        <w:rFonts w:ascii="Symbol" w:hAnsi="Symbol" w:hint="default"/>
      </w:rPr>
    </w:lvl>
    <w:lvl w:ilvl="4" w:tplc="FBF2FE8C">
      <w:start w:val="1"/>
      <w:numFmt w:val="bullet"/>
      <w:lvlText w:val="o"/>
      <w:lvlJc w:val="left"/>
      <w:pPr>
        <w:ind w:left="3600" w:hanging="360"/>
      </w:pPr>
      <w:rPr>
        <w:rFonts w:ascii="Courier New" w:hAnsi="Courier New" w:hint="default"/>
      </w:rPr>
    </w:lvl>
    <w:lvl w:ilvl="5" w:tplc="FB0A79F6">
      <w:start w:val="1"/>
      <w:numFmt w:val="bullet"/>
      <w:lvlText w:val=""/>
      <w:lvlJc w:val="left"/>
      <w:pPr>
        <w:ind w:left="4320" w:hanging="360"/>
      </w:pPr>
      <w:rPr>
        <w:rFonts w:ascii="Wingdings" w:hAnsi="Wingdings" w:hint="default"/>
      </w:rPr>
    </w:lvl>
    <w:lvl w:ilvl="6" w:tplc="34EA6E5E">
      <w:start w:val="1"/>
      <w:numFmt w:val="bullet"/>
      <w:lvlText w:val=""/>
      <w:lvlJc w:val="left"/>
      <w:pPr>
        <w:ind w:left="5040" w:hanging="360"/>
      </w:pPr>
      <w:rPr>
        <w:rFonts w:ascii="Symbol" w:hAnsi="Symbol" w:hint="default"/>
      </w:rPr>
    </w:lvl>
    <w:lvl w:ilvl="7" w:tplc="8840610A">
      <w:start w:val="1"/>
      <w:numFmt w:val="bullet"/>
      <w:lvlText w:val="o"/>
      <w:lvlJc w:val="left"/>
      <w:pPr>
        <w:ind w:left="5760" w:hanging="360"/>
      </w:pPr>
      <w:rPr>
        <w:rFonts w:ascii="Courier New" w:hAnsi="Courier New" w:hint="default"/>
      </w:rPr>
    </w:lvl>
    <w:lvl w:ilvl="8" w:tplc="162E3964">
      <w:start w:val="1"/>
      <w:numFmt w:val="bullet"/>
      <w:lvlText w:val=""/>
      <w:lvlJc w:val="left"/>
      <w:pPr>
        <w:ind w:left="6480" w:hanging="360"/>
      </w:pPr>
      <w:rPr>
        <w:rFonts w:ascii="Wingdings" w:hAnsi="Wingdings" w:hint="default"/>
      </w:rPr>
    </w:lvl>
  </w:abstractNum>
  <w:abstractNum w:abstractNumId="22" w15:restartNumberingAfterBreak="0">
    <w:nsid w:val="38DF0BAA"/>
    <w:multiLevelType w:val="hybridMultilevel"/>
    <w:tmpl w:val="5B16D8DE"/>
    <w:lvl w:ilvl="0" w:tplc="670EF5D4">
      <w:start w:val="1"/>
      <w:numFmt w:val="bullet"/>
      <w:lvlText w:val=""/>
      <w:lvlJc w:val="left"/>
      <w:pPr>
        <w:ind w:left="720" w:hanging="360"/>
      </w:pPr>
      <w:rPr>
        <w:rFonts w:ascii="Wingdings" w:hAnsi="Wingdings" w:hint="default"/>
      </w:rPr>
    </w:lvl>
    <w:lvl w:ilvl="1" w:tplc="6F882572">
      <w:start w:val="1"/>
      <w:numFmt w:val="bullet"/>
      <w:lvlText w:val="o"/>
      <w:lvlJc w:val="left"/>
      <w:pPr>
        <w:ind w:left="1440" w:hanging="360"/>
      </w:pPr>
      <w:rPr>
        <w:rFonts w:ascii="Courier New" w:hAnsi="Courier New" w:hint="default"/>
      </w:rPr>
    </w:lvl>
    <w:lvl w:ilvl="2" w:tplc="F8A22302">
      <w:start w:val="1"/>
      <w:numFmt w:val="bullet"/>
      <w:lvlText w:val=""/>
      <w:lvlJc w:val="left"/>
      <w:pPr>
        <w:ind w:left="2160" w:hanging="360"/>
      </w:pPr>
      <w:rPr>
        <w:rFonts w:ascii="Wingdings" w:hAnsi="Wingdings" w:hint="default"/>
      </w:rPr>
    </w:lvl>
    <w:lvl w:ilvl="3" w:tplc="872C40AE">
      <w:start w:val="1"/>
      <w:numFmt w:val="bullet"/>
      <w:lvlText w:val=""/>
      <w:lvlJc w:val="left"/>
      <w:pPr>
        <w:ind w:left="2880" w:hanging="360"/>
      </w:pPr>
      <w:rPr>
        <w:rFonts w:ascii="Symbol" w:hAnsi="Symbol" w:hint="default"/>
      </w:rPr>
    </w:lvl>
    <w:lvl w:ilvl="4" w:tplc="BD62E482">
      <w:start w:val="1"/>
      <w:numFmt w:val="bullet"/>
      <w:lvlText w:val="o"/>
      <w:lvlJc w:val="left"/>
      <w:pPr>
        <w:ind w:left="3600" w:hanging="360"/>
      </w:pPr>
      <w:rPr>
        <w:rFonts w:ascii="Courier New" w:hAnsi="Courier New" w:hint="default"/>
      </w:rPr>
    </w:lvl>
    <w:lvl w:ilvl="5" w:tplc="F28C9B66">
      <w:start w:val="1"/>
      <w:numFmt w:val="bullet"/>
      <w:lvlText w:val=""/>
      <w:lvlJc w:val="left"/>
      <w:pPr>
        <w:ind w:left="4320" w:hanging="360"/>
      </w:pPr>
      <w:rPr>
        <w:rFonts w:ascii="Wingdings" w:hAnsi="Wingdings" w:hint="default"/>
      </w:rPr>
    </w:lvl>
    <w:lvl w:ilvl="6" w:tplc="45C85778">
      <w:start w:val="1"/>
      <w:numFmt w:val="bullet"/>
      <w:lvlText w:val=""/>
      <w:lvlJc w:val="left"/>
      <w:pPr>
        <w:ind w:left="5040" w:hanging="360"/>
      </w:pPr>
      <w:rPr>
        <w:rFonts w:ascii="Symbol" w:hAnsi="Symbol" w:hint="default"/>
      </w:rPr>
    </w:lvl>
    <w:lvl w:ilvl="7" w:tplc="10E8F528">
      <w:start w:val="1"/>
      <w:numFmt w:val="bullet"/>
      <w:lvlText w:val="o"/>
      <w:lvlJc w:val="left"/>
      <w:pPr>
        <w:ind w:left="5760" w:hanging="360"/>
      </w:pPr>
      <w:rPr>
        <w:rFonts w:ascii="Courier New" w:hAnsi="Courier New" w:hint="default"/>
      </w:rPr>
    </w:lvl>
    <w:lvl w:ilvl="8" w:tplc="813C4794">
      <w:start w:val="1"/>
      <w:numFmt w:val="bullet"/>
      <w:lvlText w:val=""/>
      <w:lvlJc w:val="left"/>
      <w:pPr>
        <w:ind w:left="6480" w:hanging="360"/>
      </w:pPr>
      <w:rPr>
        <w:rFonts w:ascii="Wingdings" w:hAnsi="Wingdings" w:hint="default"/>
      </w:rPr>
    </w:lvl>
  </w:abstractNum>
  <w:abstractNum w:abstractNumId="23" w15:restartNumberingAfterBreak="0">
    <w:nsid w:val="3A592D12"/>
    <w:multiLevelType w:val="hybridMultilevel"/>
    <w:tmpl w:val="8E26C1A4"/>
    <w:lvl w:ilvl="0" w:tplc="100C000B">
      <w:start w:val="1"/>
      <w:numFmt w:val="bullet"/>
      <w:lvlText w:val=""/>
      <w:lvlJc w:val="left"/>
      <w:pPr>
        <w:ind w:left="717" w:hanging="360"/>
      </w:pPr>
      <w:rPr>
        <w:rFonts w:ascii="Wingdings" w:hAnsi="Wingdings" w:hint="default"/>
      </w:rPr>
    </w:lvl>
    <w:lvl w:ilvl="1" w:tplc="100C0003" w:tentative="1">
      <w:start w:val="1"/>
      <w:numFmt w:val="bullet"/>
      <w:lvlText w:val="o"/>
      <w:lvlJc w:val="left"/>
      <w:pPr>
        <w:ind w:left="1437" w:hanging="360"/>
      </w:pPr>
      <w:rPr>
        <w:rFonts w:ascii="Courier New" w:hAnsi="Courier New" w:cs="Courier New" w:hint="default"/>
      </w:rPr>
    </w:lvl>
    <w:lvl w:ilvl="2" w:tplc="100C0005" w:tentative="1">
      <w:start w:val="1"/>
      <w:numFmt w:val="bullet"/>
      <w:lvlText w:val=""/>
      <w:lvlJc w:val="left"/>
      <w:pPr>
        <w:ind w:left="2157" w:hanging="360"/>
      </w:pPr>
      <w:rPr>
        <w:rFonts w:ascii="Wingdings" w:hAnsi="Wingdings" w:hint="default"/>
      </w:rPr>
    </w:lvl>
    <w:lvl w:ilvl="3" w:tplc="100C0001" w:tentative="1">
      <w:start w:val="1"/>
      <w:numFmt w:val="bullet"/>
      <w:lvlText w:val=""/>
      <w:lvlJc w:val="left"/>
      <w:pPr>
        <w:ind w:left="2877" w:hanging="360"/>
      </w:pPr>
      <w:rPr>
        <w:rFonts w:ascii="Symbol" w:hAnsi="Symbol" w:hint="default"/>
      </w:rPr>
    </w:lvl>
    <w:lvl w:ilvl="4" w:tplc="100C0003" w:tentative="1">
      <w:start w:val="1"/>
      <w:numFmt w:val="bullet"/>
      <w:lvlText w:val="o"/>
      <w:lvlJc w:val="left"/>
      <w:pPr>
        <w:ind w:left="3597" w:hanging="360"/>
      </w:pPr>
      <w:rPr>
        <w:rFonts w:ascii="Courier New" w:hAnsi="Courier New" w:cs="Courier New" w:hint="default"/>
      </w:rPr>
    </w:lvl>
    <w:lvl w:ilvl="5" w:tplc="100C0005" w:tentative="1">
      <w:start w:val="1"/>
      <w:numFmt w:val="bullet"/>
      <w:lvlText w:val=""/>
      <w:lvlJc w:val="left"/>
      <w:pPr>
        <w:ind w:left="4317" w:hanging="360"/>
      </w:pPr>
      <w:rPr>
        <w:rFonts w:ascii="Wingdings" w:hAnsi="Wingdings" w:hint="default"/>
      </w:rPr>
    </w:lvl>
    <w:lvl w:ilvl="6" w:tplc="100C0001" w:tentative="1">
      <w:start w:val="1"/>
      <w:numFmt w:val="bullet"/>
      <w:lvlText w:val=""/>
      <w:lvlJc w:val="left"/>
      <w:pPr>
        <w:ind w:left="5037" w:hanging="360"/>
      </w:pPr>
      <w:rPr>
        <w:rFonts w:ascii="Symbol" w:hAnsi="Symbol" w:hint="default"/>
      </w:rPr>
    </w:lvl>
    <w:lvl w:ilvl="7" w:tplc="100C0003" w:tentative="1">
      <w:start w:val="1"/>
      <w:numFmt w:val="bullet"/>
      <w:lvlText w:val="o"/>
      <w:lvlJc w:val="left"/>
      <w:pPr>
        <w:ind w:left="5757" w:hanging="360"/>
      </w:pPr>
      <w:rPr>
        <w:rFonts w:ascii="Courier New" w:hAnsi="Courier New" w:cs="Courier New" w:hint="default"/>
      </w:rPr>
    </w:lvl>
    <w:lvl w:ilvl="8" w:tplc="100C0005" w:tentative="1">
      <w:start w:val="1"/>
      <w:numFmt w:val="bullet"/>
      <w:lvlText w:val=""/>
      <w:lvlJc w:val="left"/>
      <w:pPr>
        <w:ind w:left="6477" w:hanging="360"/>
      </w:pPr>
      <w:rPr>
        <w:rFonts w:ascii="Wingdings" w:hAnsi="Wingdings" w:hint="default"/>
      </w:rPr>
    </w:lvl>
  </w:abstractNum>
  <w:abstractNum w:abstractNumId="24" w15:restartNumberingAfterBreak="0">
    <w:nsid w:val="3CDF7469"/>
    <w:multiLevelType w:val="hybridMultilevel"/>
    <w:tmpl w:val="FFFFFFFF"/>
    <w:lvl w:ilvl="0" w:tplc="51CEA8A4">
      <w:start w:val="1"/>
      <w:numFmt w:val="bullet"/>
      <w:lvlText w:val=""/>
      <w:lvlJc w:val="left"/>
      <w:pPr>
        <w:ind w:left="720" w:hanging="360"/>
      </w:pPr>
      <w:rPr>
        <w:rFonts w:ascii="Wingdings" w:hAnsi="Wingdings" w:hint="default"/>
      </w:rPr>
    </w:lvl>
    <w:lvl w:ilvl="1" w:tplc="4E0ECA54">
      <w:start w:val="1"/>
      <w:numFmt w:val="bullet"/>
      <w:lvlText w:val="o"/>
      <w:lvlJc w:val="left"/>
      <w:pPr>
        <w:ind w:left="1440" w:hanging="360"/>
      </w:pPr>
      <w:rPr>
        <w:rFonts w:ascii="Courier New" w:hAnsi="Courier New" w:hint="default"/>
      </w:rPr>
    </w:lvl>
    <w:lvl w:ilvl="2" w:tplc="6C847A64">
      <w:start w:val="1"/>
      <w:numFmt w:val="bullet"/>
      <w:lvlText w:val=""/>
      <w:lvlJc w:val="left"/>
      <w:pPr>
        <w:ind w:left="2160" w:hanging="360"/>
      </w:pPr>
      <w:rPr>
        <w:rFonts w:ascii="Wingdings" w:hAnsi="Wingdings" w:hint="default"/>
      </w:rPr>
    </w:lvl>
    <w:lvl w:ilvl="3" w:tplc="BC6640B6">
      <w:start w:val="1"/>
      <w:numFmt w:val="bullet"/>
      <w:lvlText w:val=""/>
      <w:lvlJc w:val="left"/>
      <w:pPr>
        <w:ind w:left="2880" w:hanging="360"/>
      </w:pPr>
      <w:rPr>
        <w:rFonts w:ascii="Symbol" w:hAnsi="Symbol" w:hint="default"/>
      </w:rPr>
    </w:lvl>
    <w:lvl w:ilvl="4" w:tplc="D4381328">
      <w:start w:val="1"/>
      <w:numFmt w:val="bullet"/>
      <w:lvlText w:val="o"/>
      <w:lvlJc w:val="left"/>
      <w:pPr>
        <w:ind w:left="3600" w:hanging="360"/>
      </w:pPr>
      <w:rPr>
        <w:rFonts w:ascii="Courier New" w:hAnsi="Courier New" w:hint="default"/>
      </w:rPr>
    </w:lvl>
    <w:lvl w:ilvl="5" w:tplc="5D34030C">
      <w:start w:val="1"/>
      <w:numFmt w:val="bullet"/>
      <w:lvlText w:val=""/>
      <w:lvlJc w:val="left"/>
      <w:pPr>
        <w:ind w:left="4320" w:hanging="360"/>
      </w:pPr>
      <w:rPr>
        <w:rFonts w:ascii="Wingdings" w:hAnsi="Wingdings" w:hint="default"/>
      </w:rPr>
    </w:lvl>
    <w:lvl w:ilvl="6" w:tplc="607863E8">
      <w:start w:val="1"/>
      <w:numFmt w:val="bullet"/>
      <w:lvlText w:val=""/>
      <w:lvlJc w:val="left"/>
      <w:pPr>
        <w:ind w:left="5040" w:hanging="360"/>
      </w:pPr>
      <w:rPr>
        <w:rFonts w:ascii="Symbol" w:hAnsi="Symbol" w:hint="default"/>
      </w:rPr>
    </w:lvl>
    <w:lvl w:ilvl="7" w:tplc="301026B0">
      <w:start w:val="1"/>
      <w:numFmt w:val="bullet"/>
      <w:lvlText w:val="o"/>
      <w:lvlJc w:val="left"/>
      <w:pPr>
        <w:ind w:left="5760" w:hanging="360"/>
      </w:pPr>
      <w:rPr>
        <w:rFonts w:ascii="Courier New" w:hAnsi="Courier New" w:hint="default"/>
      </w:rPr>
    </w:lvl>
    <w:lvl w:ilvl="8" w:tplc="B3A2EF42">
      <w:start w:val="1"/>
      <w:numFmt w:val="bullet"/>
      <w:lvlText w:val=""/>
      <w:lvlJc w:val="left"/>
      <w:pPr>
        <w:ind w:left="6480" w:hanging="360"/>
      </w:pPr>
      <w:rPr>
        <w:rFonts w:ascii="Wingdings" w:hAnsi="Wingdings" w:hint="default"/>
      </w:rPr>
    </w:lvl>
  </w:abstractNum>
  <w:abstractNum w:abstractNumId="25" w15:restartNumberingAfterBreak="0">
    <w:nsid w:val="449A0705"/>
    <w:multiLevelType w:val="hybridMultilevel"/>
    <w:tmpl w:val="DA4E7ABA"/>
    <w:lvl w:ilvl="0" w:tplc="9B1AE40A">
      <w:start w:val="1"/>
      <w:numFmt w:val="bullet"/>
      <w:lvlText w:val=""/>
      <w:lvlJc w:val="left"/>
      <w:pPr>
        <w:ind w:left="720" w:hanging="360"/>
      </w:pPr>
      <w:rPr>
        <w:rFonts w:ascii="Wingdings" w:hAnsi="Wingdings" w:hint="default"/>
      </w:rPr>
    </w:lvl>
    <w:lvl w:ilvl="1" w:tplc="08840740">
      <w:start w:val="1"/>
      <w:numFmt w:val="bullet"/>
      <w:lvlText w:val="o"/>
      <w:lvlJc w:val="left"/>
      <w:pPr>
        <w:ind w:left="1440" w:hanging="360"/>
      </w:pPr>
      <w:rPr>
        <w:rFonts w:ascii="Courier New" w:hAnsi="Courier New" w:hint="default"/>
      </w:rPr>
    </w:lvl>
    <w:lvl w:ilvl="2" w:tplc="64F6A6C2">
      <w:start w:val="1"/>
      <w:numFmt w:val="bullet"/>
      <w:lvlText w:val=""/>
      <w:lvlJc w:val="left"/>
      <w:pPr>
        <w:ind w:left="2160" w:hanging="360"/>
      </w:pPr>
      <w:rPr>
        <w:rFonts w:ascii="Wingdings" w:hAnsi="Wingdings" w:hint="default"/>
      </w:rPr>
    </w:lvl>
    <w:lvl w:ilvl="3" w:tplc="FAE484E0">
      <w:start w:val="1"/>
      <w:numFmt w:val="bullet"/>
      <w:lvlText w:val=""/>
      <w:lvlJc w:val="left"/>
      <w:pPr>
        <w:ind w:left="2880" w:hanging="360"/>
      </w:pPr>
      <w:rPr>
        <w:rFonts w:ascii="Symbol" w:hAnsi="Symbol" w:hint="default"/>
      </w:rPr>
    </w:lvl>
    <w:lvl w:ilvl="4" w:tplc="EA9E4C20">
      <w:start w:val="1"/>
      <w:numFmt w:val="bullet"/>
      <w:lvlText w:val="o"/>
      <w:lvlJc w:val="left"/>
      <w:pPr>
        <w:ind w:left="3600" w:hanging="360"/>
      </w:pPr>
      <w:rPr>
        <w:rFonts w:ascii="Courier New" w:hAnsi="Courier New" w:hint="default"/>
      </w:rPr>
    </w:lvl>
    <w:lvl w:ilvl="5" w:tplc="E2A6914A">
      <w:start w:val="1"/>
      <w:numFmt w:val="bullet"/>
      <w:lvlText w:val=""/>
      <w:lvlJc w:val="left"/>
      <w:pPr>
        <w:ind w:left="4320" w:hanging="360"/>
      </w:pPr>
      <w:rPr>
        <w:rFonts w:ascii="Wingdings" w:hAnsi="Wingdings" w:hint="default"/>
      </w:rPr>
    </w:lvl>
    <w:lvl w:ilvl="6" w:tplc="2FE4BD68">
      <w:start w:val="1"/>
      <w:numFmt w:val="bullet"/>
      <w:lvlText w:val=""/>
      <w:lvlJc w:val="left"/>
      <w:pPr>
        <w:ind w:left="5040" w:hanging="360"/>
      </w:pPr>
      <w:rPr>
        <w:rFonts w:ascii="Symbol" w:hAnsi="Symbol" w:hint="default"/>
      </w:rPr>
    </w:lvl>
    <w:lvl w:ilvl="7" w:tplc="C8ACE718">
      <w:start w:val="1"/>
      <w:numFmt w:val="bullet"/>
      <w:lvlText w:val="o"/>
      <w:lvlJc w:val="left"/>
      <w:pPr>
        <w:ind w:left="5760" w:hanging="360"/>
      </w:pPr>
      <w:rPr>
        <w:rFonts w:ascii="Courier New" w:hAnsi="Courier New" w:hint="default"/>
      </w:rPr>
    </w:lvl>
    <w:lvl w:ilvl="8" w:tplc="0BAC0EA4">
      <w:start w:val="1"/>
      <w:numFmt w:val="bullet"/>
      <w:lvlText w:val=""/>
      <w:lvlJc w:val="left"/>
      <w:pPr>
        <w:ind w:left="6480" w:hanging="360"/>
      </w:pPr>
      <w:rPr>
        <w:rFonts w:ascii="Wingdings" w:hAnsi="Wingdings" w:hint="default"/>
      </w:rPr>
    </w:lvl>
  </w:abstractNum>
  <w:abstractNum w:abstractNumId="26" w15:restartNumberingAfterBreak="0">
    <w:nsid w:val="498B15E3"/>
    <w:multiLevelType w:val="multilevel"/>
    <w:tmpl w:val="A7E44E90"/>
    <w:lvl w:ilvl="0">
      <w:start w:val="5"/>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A340053"/>
    <w:multiLevelType w:val="hybridMultilevel"/>
    <w:tmpl w:val="26944D4E"/>
    <w:lvl w:ilvl="0" w:tplc="00D64F4A">
      <w:start w:val="1"/>
      <w:numFmt w:val="bullet"/>
      <w:lvlText w:val=""/>
      <w:lvlJc w:val="left"/>
      <w:pPr>
        <w:ind w:left="720" w:hanging="360"/>
      </w:pPr>
      <w:rPr>
        <w:rFonts w:ascii="Wingdings" w:hAnsi="Wingdings" w:hint="default"/>
      </w:rPr>
    </w:lvl>
    <w:lvl w:ilvl="1" w:tplc="541E5398">
      <w:start w:val="1"/>
      <w:numFmt w:val="bullet"/>
      <w:lvlText w:val="o"/>
      <w:lvlJc w:val="left"/>
      <w:pPr>
        <w:ind w:left="1440" w:hanging="360"/>
      </w:pPr>
      <w:rPr>
        <w:rFonts w:ascii="Courier New" w:hAnsi="Courier New" w:hint="default"/>
      </w:rPr>
    </w:lvl>
    <w:lvl w:ilvl="2" w:tplc="6C800188">
      <w:start w:val="1"/>
      <w:numFmt w:val="bullet"/>
      <w:lvlText w:val=""/>
      <w:lvlJc w:val="left"/>
      <w:pPr>
        <w:ind w:left="2160" w:hanging="360"/>
      </w:pPr>
      <w:rPr>
        <w:rFonts w:ascii="Wingdings" w:hAnsi="Wingdings" w:hint="default"/>
      </w:rPr>
    </w:lvl>
    <w:lvl w:ilvl="3" w:tplc="397CA2AA">
      <w:start w:val="1"/>
      <w:numFmt w:val="bullet"/>
      <w:lvlText w:val=""/>
      <w:lvlJc w:val="left"/>
      <w:pPr>
        <w:ind w:left="2880" w:hanging="360"/>
      </w:pPr>
      <w:rPr>
        <w:rFonts w:ascii="Symbol" w:hAnsi="Symbol" w:hint="default"/>
      </w:rPr>
    </w:lvl>
    <w:lvl w:ilvl="4" w:tplc="BBA05FBC">
      <w:start w:val="1"/>
      <w:numFmt w:val="bullet"/>
      <w:lvlText w:val="o"/>
      <w:lvlJc w:val="left"/>
      <w:pPr>
        <w:ind w:left="3600" w:hanging="360"/>
      </w:pPr>
      <w:rPr>
        <w:rFonts w:ascii="Courier New" w:hAnsi="Courier New" w:hint="default"/>
      </w:rPr>
    </w:lvl>
    <w:lvl w:ilvl="5" w:tplc="45F8BF9A">
      <w:start w:val="1"/>
      <w:numFmt w:val="bullet"/>
      <w:lvlText w:val=""/>
      <w:lvlJc w:val="left"/>
      <w:pPr>
        <w:ind w:left="4320" w:hanging="360"/>
      </w:pPr>
      <w:rPr>
        <w:rFonts w:ascii="Wingdings" w:hAnsi="Wingdings" w:hint="default"/>
      </w:rPr>
    </w:lvl>
    <w:lvl w:ilvl="6" w:tplc="FF32CE3C">
      <w:start w:val="1"/>
      <w:numFmt w:val="bullet"/>
      <w:lvlText w:val=""/>
      <w:lvlJc w:val="left"/>
      <w:pPr>
        <w:ind w:left="5040" w:hanging="360"/>
      </w:pPr>
      <w:rPr>
        <w:rFonts w:ascii="Symbol" w:hAnsi="Symbol" w:hint="default"/>
      </w:rPr>
    </w:lvl>
    <w:lvl w:ilvl="7" w:tplc="5DF620CC">
      <w:start w:val="1"/>
      <w:numFmt w:val="bullet"/>
      <w:lvlText w:val="o"/>
      <w:lvlJc w:val="left"/>
      <w:pPr>
        <w:ind w:left="5760" w:hanging="360"/>
      </w:pPr>
      <w:rPr>
        <w:rFonts w:ascii="Courier New" w:hAnsi="Courier New" w:hint="default"/>
      </w:rPr>
    </w:lvl>
    <w:lvl w:ilvl="8" w:tplc="AAA859EA">
      <w:start w:val="1"/>
      <w:numFmt w:val="bullet"/>
      <w:lvlText w:val=""/>
      <w:lvlJc w:val="left"/>
      <w:pPr>
        <w:ind w:left="6480" w:hanging="360"/>
      </w:pPr>
      <w:rPr>
        <w:rFonts w:ascii="Wingdings" w:hAnsi="Wingdings" w:hint="default"/>
      </w:rPr>
    </w:lvl>
  </w:abstractNum>
  <w:abstractNum w:abstractNumId="28" w15:restartNumberingAfterBreak="0">
    <w:nsid w:val="4FA10E4F"/>
    <w:multiLevelType w:val="hybridMultilevel"/>
    <w:tmpl w:val="2CC84C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FF5399C"/>
    <w:multiLevelType w:val="hybridMultilevel"/>
    <w:tmpl w:val="CBAC0CB0"/>
    <w:lvl w:ilvl="0" w:tplc="39641392">
      <w:start w:val="1"/>
      <w:numFmt w:val="bullet"/>
      <w:lvlText w:val=""/>
      <w:lvlJc w:val="left"/>
      <w:pPr>
        <w:ind w:left="720" w:hanging="360"/>
      </w:pPr>
      <w:rPr>
        <w:rFonts w:ascii="Wingdings" w:hAnsi="Wingdings" w:hint="default"/>
      </w:rPr>
    </w:lvl>
    <w:lvl w:ilvl="1" w:tplc="1958C7F6">
      <w:start w:val="1"/>
      <w:numFmt w:val="lowerLetter"/>
      <w:lvlText w:val="%2."/>
      <w:lvlJc w:val="left"/>
      <w:pPr>
        <w:ind w:left="1440" w:hanging="360"/>
      </w:pPr>
    </w:lvl>
    <w:lvl w:ilvl="2" w:tplc="A8AEB6C4">
      <w:start w:val="1"/>
      <w:numFmt w:val="lowerRoman"/>
      <w:lvlText w:val="%3."/>
      <w:lvlJc w:val="right"/>
      <w:pPr>
        <w:ind w:left="2160" w:hanging="180"/>
      </w:pPr>
    </w:lvl>
    <w:lvl w:ilvl="3" w:tplc="F496DA62">
      <w:start w:val="1"/>
      <w:numFmt w:val="decimal"/>
      <w:lvlText w:val="%4."/>
      <w:lvlJc w:val="left"/>
      <w:pPr>
        <w:ind w:left="2880" w:hanging="360"/>
      </w:pPr>
    </w:lvl>
    <w:lvl w:ilvl="4" w:tplc="991089CC">
      <w:start w:val="1"/>
      <w:numFmt w:val="lowerLetter"/>
      <w:lvlText w:val="%5."/>
      <w:lvlJc w:val="left"/>
      <w:pPr>
        <w:ind w:left="3600" w:hanging="360"/>
      </w:pPr>
    </w:lvl>
    <w:lvl w:ilvl="5" w:tplc="B9F21EDA">
      <w:start w:val="1"/>
      <w:numFmt w:val="lowerRoman"/>
      <w:lvlText w:val="%6."/>
      <w:lvlJc w:val="right"/>
      <w:pPr>
        <w:ind w:left="4320" w:hanging="180"/>
      </w:pPr>
    </w:lvl>
    <w:lvl w:ilvl="6" w:tplc="D48EC9EC">
      <w:start w:val="1"/>
      <w:numFmt w:val="decimal"/>
      <w:lvlText w:val="%7."/>
      <w:lvlJc w:val="left"/>
      <w:pPr>
        <w:ind w:left="5040" w:hanging="360"/>
      </w:pPr>
    </w:lvl>
    <w:lvl w:ilvl="7" w:tplc="D9F2C968">
      <w:start w:val="1"/>
      <w:numFmt w:val="lowerLetter"/>
      <w:lvlText w:val="%8."/>
      <w:lvlJc w:val="left"/>
      <w:pPr>
        <w:ind w:left="5760" w:hanging="360"/>
      </w:pPr>
    </w:lvl>
    <w:lvl w:ilvl="8" w:tplc="20A2735E">
      <w:start w:val="1"/>
      <w:numFmt w:val="lowerRoman"/>
      <w:lvlText w:val="%9."/>
      <w:lvlJc w:val="right"/>
      <w:pPr>
        <w:ind w:left="6480" w:hanging="180"/>
      </w:pPr>
    </w:lvl>
  </w:abstractNum>
  <w:abstractNum w:abstractNumId="30" w15:restartNumberingAfterBreak="0">
    <w:nsid w:val="50924927"/>
    <w:multiLevelType w:val="hybridMultilevel"/>
    <w:tmpl w:val="5C965016"/>
    <w:lvl w:ilvl="0" w:tplc="AEF690AE">
      <w:start w:val="1"/>
      <w:numFmt w:val="bullet"/>
      <w:lvlText w:val=""/>
      <w:lvlJc w:val="left"/>
      <w:pPr>
        <w:ind w:left="720" w:hanging="360"/>
      </w:pPr>
      <w:rPr>
        <w:rFonts w:ascii="Wingdings" w:hAnsi="Wingdings" w:hint="default"/>
      </w:rPr>
    </w:lvl>
    <w:lvl w:ilvl="1" w:tplc="EC68D824">
      <w:start w:val="1"/>
      <w:numFmt w:val="bullet"/>
      <w:lvlText w:val="o"/>
      <w:lvlJc w:val="left"/>
      <w:pPr>
        <w:ind w:left="1440" w:hanging="360"/>
      </w:pPr>
      <w:rPr>
        <w:rFonts w:ascii="Courier New" w:hAnsi="Courier New" w:hint="default"/>
      </w:rPr>
    </w:lvl>
    <w:lvl w:ilvl="2" w:tplc="85F481B6">
      <w:start w:val="1"/>
      <w:numFmt w:val="bullet"/>
      <w:lvlText w:val=""/>
      <w:lvlJc w:val="left"/>
      <w:pPr>
        <w:ind w:left="2160" w:hanging="360"/>
      </w:pPr>
      <w:rPr>
        <w:rFonts w:ascii="Wingdings" w:hAnsi="Wingdings" w:hint="default"/>
      </w:rPr>
    </w:lvl>
    <w:lvl w:ilvl="3" w:tplc="89B670E4">
      <w:start w:val="1"/>
      <w:numFmt w:val="bullet"/>
      <w:lvlText w:val=""/>
      <w:lvlJc w:val="left"/>
      <w:pPr>
        <w:ind w:left="2880" w:hanging="360"/>
      </w:pPr>
      <w:rPr>
        <w:rFonts w:ascii="Symbol" w:hAnsi="Symbol" w:hint="default"/>
      </w:rPr>
    </w:lvl>
    <w:lvl w:ilvl="4" w:tplc="7D48D4CE">
      <w:start w:val="1"/>
      <w:numFmt w:val="bullet"/>
      <w:lvlText w:val="o"/>
      <w:lvlJc w:val="left"/>
      <w:pPr>
        <w:ind w:left="3600" w:hanging="360"/>
      </w:pPr>
      <w:rPr>
        <w:rFonts w:ascii="Courier New" w:hAnsi="Courier New" w:hint="default"/>
      </w:rPr>
    </w:lvl>
    <w:lvl w:ilvl="5" w:tplc="7804D4AC">
      <w:start w:val="1"/>
      <w:numFmt w:val="bullet"/>
      <w:lvlText w:val=""/>
      <w:lvlJc w:val="left"/>
      <w:pPr>
        <w:ind w:left="4320" w:hanging="360"/>
      </w:pPr>
      <w:rPr>
        <w:rFonts w:ascii="Wingdings" w:hAnsi="Wingdings" w:hint="default"/>
      </w:rPr>
    </w:lvl>
    <w:lvl w:ilvl="6" w:tplc="6D887844">
      <w:start w:val="1"/>
      <w:numFmt w:val="bullet"/>
      <w:lvlText w:val=""/>
      <w:lvlJc w:val="left"/>
      <w:pPr>
        <w:ind w:left="5040" w:hanging="360"/>
      </w:pPr>
      <w:rPr>
        <w:rFonts w:ascii="Symbol" w:hAnsi="Symbol" w:hint="default"/>
      </w:rPr>
    </w:lvl>
    <w:lvl w:ilvl="7" w:tplc="67D23E7A">
      <w:start w:val="1"/>
      <w:numFmt w:val="bullet"/>
      <w:lvlText w:val="o"/>
      <w:lvlJc w:val="left"/>
      <w:pPr>
        <w:ind w:left="5760" w:hanging="360"/>
      </w:pPr>
      <w:rPr>
        <w:rFonts w:ascii="Courier New" w:hAnsi="Courier New" w:hint="default"/>
      </w:rPr>
    </w:lvl>
    <w:lvl w:ilvl="8" w:tplc="56DA55AA">
      <w:start w:val="1"/>
      <w:numFmt w:val="bullet"/>
      <w:lvlText w:val=""/>
      <w:lvlJc w:val="left"/>
      <w:pPr>
        <w:ind w:left="6480" w:hanging="360"/>
      </w:pPr>
      <w:rPr>
        <w:rFonts w:ascii="Wingdings" w:hAnsi="Wingdings" w:hint="default"/>
      </w:rPr>
    </w:lvl>
  </w:abstractNum>
  <w:abstractNum w:abstractNumId="31" w15:restartNumberingAfterBreak="0">
    <w:nsid w:val="52F07786"/>
    <w:multiLevelType w:val="hybridMultilevel"/>
    <w:tmpl w:val="655264A0"/>
    <w:lvl w:ilvl="0" w:tplc="A866E7AA">
      <w:start w:val="1"/>
      <w:numFmt w:val="bullet"/>
      <w:lvlText w:val=""/>
      <w:lvlJc w:val="left"/>
      <w:pPr>
        <w:ind w:left="720" w:hanging="360"/>
      </w:pPr>
      <w:rPr>
        <w:rFonts w:ascii="Wingdings" w:hAnsi="Wingdings" w:hint="default"/>
      </w:rPr>
    </w:lvl>
    <w:lvl w:ilvl="1" w:tplc="1DEE7876">
      <w:start w:val="1"/>
      <w:numFmt w:val="bullet"/>
      <w:lvlText w:val="o"/>
      <w:lvlJc w:val="left"/>
      <w:pPr>
        <w:ind w:left="1440" w:hanging="360"/>
      </w:pPr>
      <w:rPr>
        <w:rFonts w:ascii="Courier New" w:hAnsi="Courier New" w:hint="default"/>
      </w:rPr>
    </w:lvl>
    <w:lvl w:ilvl="2" w:tplc="AD3C841C">
      <w:start w:val="1"/>
      <w:numFmt w:val="bullet"/>
      <w:lvlText w:val=""/>
      <w:lvlJc w:val="left"/>
      <w:pPr>
        <w:ind w:left="2160" w:hanging="360"/>
      </w:pPr>
      <w:rPr>
        <w:rFonts w:ascii="Wingdings" w:hAnsi="Wingdings" w:hint="default"/>
      </w:rPr>
    </w:lvl>
    <w:lvl w:ilvl="3" w:tplc="9E04A298">
      <w:start w:val="1"/>
      <w:numFmt w:val="bullet"/>
      <w:lvlText w:val=""/>
      <w:lvlJc w:val="left"/>
      <w:pPr>
        <w:ind w:left="2880" w:hanging="360"/>
      </w:pPr>
      <w:rPr>
        <w:rFonts w:ascii="Symbol" w:hAnsi="Symbol" w:hint="default"/>
      </w:rPr>
    </w:lvl>
    <w:lvl w:ilvl="4" w:tplc="137E2880">
      <w:start w:val="1"/>
      <w:numFmt w:val="bullet"/>
      <w:lvlText w:val="o"/>
      <w:lvlJc w:val="left"/>
      <w:pPr>
        <w:ind w:left="3600" w:hanging="360"/>
      </w:pPr>
      <w:rPr>
        <w:rFonts w:ascii="Courier New" w:hAnsi="Courier New" w:hint="default"/>
      </w:rPr>
    </w:lvl>
    <w:lvl w:ilvl="5" w:tplc="2130B724">
      <w:start w:val="1"/>
      <w:numFmt w:val="bullet"/>
      <w:lvlText w:val=""/>
      <w:lvlJc w:val="left"/>
      <w:pPr>
        <w:ind w:left="4320" w:hanging="360"/>
      </w:pPr>
      <w:rPr>
        <w:rFonts w:ascii="Wingdings" w:hAnsi="Wingdings" w:hint="default"/>
      </w:rPr>
    </w:lvl>
    <w:lvl w:ilvl="6" w:tplc="85D0E4C2">
      <w:start w:val="1"/>
      <w:numFmt w:val="bullet"/>
      <w:lvlText w:val=""/>
      <w:lvlJc w:val="left"/>
      <w:pPr>
        <w:ind w:left="5040" w:hanging="360"/>
      </w:pPr>
      <w:rPr>
        <w:rFonts w:ascii="Symbol" w:hAnsi="Symbol" w:hint="default"/>
      </w:rPr>
    </w:lvl>
    <w:lvl w:ilvl="7" w:tplc="AB8E14B6">
      <w:start w:val="1"/>
      <w:numFmt w:val="bullet"/>
      <w:lvlText w:val="o"/>
      <w:lvlJc w:val="left"/>
      <w:pPr>
        <w:ind w:left="5760" w:hanging="360"/>
      </w:pPr>
      <w:rPr>
        <w:rFonts w:ascii="Courier New" w:hAnsi="Courier New" w:hint="default"/>
      </w:rPr>
    </w:lvl>
    <w:lvl w:ilvl="8" w:tplc="DAE0702A">
      <w:start w:val="1"/>
      <w:numFmt w:val="bullet"/>
      <w:lvlText w:val=""/>
      <w:lvlJc w:val="left"/>
      <w:pPr>
        <w:ind w:left="6480" w:hanging="360"/>
      </w:pPr>
      <w:rPr>
        <w:rFonts w:ascii="Wingdings" w:hAnsi="Wingdings" w:hint="default"/>
      </w:rPr>
    </w:lvl>
  </w:abstractNum>
  <w:abstractNum w:abstractNumId="32" w15:restartNumberingAfterBreak="0">
    <w:nsid w:val="5F7E3F7E"/>
    <w:multiLevelType w:val="hybridMultilevel"/>
    <w:tmpl w:val="04325DD2"/>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6173AA3"/>
    <w:multiLevelType w:val="hybridMultilevel"/>
    <w:tmpl w:val="5FCC891E"/>
    <w:lvl w:ilvl="0" w:tplc="B6148AF0">
      <w:start w:val="1"/>
      <w:numFmt w:val="bullet"/>
      <w:lvlText w:val=""/>
      <w:lvlJc w:val="left"/>
      <w:pPr>
        <w:ind w:left="720" w:hanging="360"/>
      </w:pPr>
      <w:rPr>
        <w:rFonts w:ascii="Wingdings" w:hAnsi="Wingdings" w:hint="default"/>
      </w:rPr>
    </w:lvl>
    <w:lvl w:ilvl="1" w:tplc="B59A6F46">
      <w:start w:val="1"/>
      <w:numFmt w:val="bullet"/>
      <w:lvlText w:val="o"/>
      <w:lvlJc w:val="left"/>
      <w:pPr>
        <w:ind w:left="1440" w:hanging="360"/>
      </w:pPr>
      <w:rPr>
        <w:rFonts w:ascii="Courier New" w:hAnsi="Courier New" w:hint="default"/>
      </w:rPr>
    </w:lvl>
    <w:lvl w:ilvl="2" w:tplc="6DFAA530">
      <w:start w:val="1"/>
      <w:numFmt w:val="bullet"/>
      <w:lvlText w:val=""/>
      <w:lvlJc w:val="left"/>
      <w:pPr>
        <w:ind w:left="2160" w:hanging="360"/>
      </w:pPr>
      <w:rPr>
        <w:rFonts w:ascii="Wingdings" w:hAnsi="Wingdings" w:hint="default"/>
      </w:rPr>
    </w:lvl>
    <w:lvl w:ilvl="3" w:tplc="A0B6D218">
      <w:start w:val="1"/>
      <w:numFmt w:val="bullet"/>
      <w:lvlText w:val=""/>
      <w:lvlJc w:val="left"/>
      <w:pPr>
        <w:ind w:left="2880" w:hanging="360"/>
      </w:pPr>
      <w:rPr>
        <w:rFonts w:ascii="Symbol" w:hAnsi="Symbol" w:hint="default"/>
      </w:rPr>
    </w:lvl>
    <w:lvl w:ilvl="4" w:tplc="A1747AEC">
      <w:start w:val="1"/>
      <w:numFmt w:val="bullet"/>
      <w:lvlText w:val="o"/>
      <w:lvlJc w:val="left"/>
      <w:pPr>
        <w:ind w:left="3600" w:hanging="360"/>
      </w:pPr>
      <w:rPr>
        <w:rFonts w:ascii="Courier New" w:hAnsi="Courier New" w:hint="default"/>
      </w:rPr>
    </w:lvl>
    <w:lvl w:ilvl="5" w:tplc="472493D0">
      <w:start w:val="1"/>
      <w:numFmt w:val="bullet"/>
      <w:lvlText w:val=""/>
      <w:lvlJc w:val="left"/>
      <w:pPr>
        <w:ind w:left="4320" w:hanging="360"/>
      </w:pPr>
      <w:rPr>
        <w:rFonts w:ascii="Wingdings" w:hAnsi="Wingdings" w:hint="default"/>
      </w:rPr>
    </w:lvl>
    <w:lvl w:ilvl="6" w:tplc="10C0DB64">
      <w:start w:val="1"/>
      <w:numFmt w:val="bullet"/>
      <w:lvlText w:val=""/>
      <w:lvlJc w:val="left"/>
      <w:pPr>
        <w:ind w:left="5040" w:hanging="360"/>
      </w:pPr>
      <w:rPr>
        <w:rFonts w:ascii="Symbol" w:hAnsi="Symbol" w:hint="default"/>
      </w:rPr>
    </w:lvl>
    <w:lvl w:ilvl="7" w:tplc="04E64EF2">
      <w:start w:val="1"/>
      <w:numFmt w:val="bullet"/>
      <w:lvlText w:val="o"/>
      <w:lvlJc w:val="left"/>
      <w:pPr>
        <w:ind w:left="5760" w:hanging="360"/>
      </w:pPr>
      <w:rPr>
        <w:rFonts w:ascii="Courier New" w:hAnsi="Courier New" w:hint="default"/>
      </w:rPr>
    </w:lvl>
    <w:lvl w:ilvl="8" w:tplc="1E945D18">
      <w:start w:val="1"/>
      <w:numFmt w:val="bullet"/>
      <w:lvlText w:val=""/>
      <w:lvlJc w:val="left"/>
      <w:pPr>
        <w:ind w:left="6480" w:hanging="360"/>
      </w:pPr>
      <w:rPr>
        <w:rFonts w:ascii="Wingdings" w:hAnsi="Wingdings" w:hint="default"/>
      </w:rPr>
    </w:lvl>
  </w:abstractNum>
  <w:abstractNum w:abstractNumId="34" w15:restartNumberingAfterBreak="0">
    <w:nsid w:val="6AE17EEA"/>
    <w:multiLevelType w:val="hybridMultilevel"/>
    <w:tmpl w:val="418031DA"/>
    <w:lvl w:ilvl="0" w:tplc="D1402056">
      <w:start w:val="1"/>
      <w:numFmt w:val="bullet"/>
      <w:lvlText w:val=""/>
      <w:lvlJc w:val="left"/>
      <w:pPr>
        <w:ind w:left="720" w:hanging="360"/>
      </w:pPr>
      <w:rPr>
        <w:rFonts w:ascii="Wingdings" w:hAnsi="Wingdings" w:hint="default"/>
      </w:rPr>
    </w:lvl>
    <w:lvl w:ilvl="1" w:tplc="0D0268EE">
      <w:start w:val="1"/>
      <w:numFmt w:val="bullet"/>
      <w:lvlText w:val="o"/>
      <w:lvlJc w:val="left"/>
      <w:pPr>
        <w:ind w:left="1440" w:hanging="360"/>
      </w:pPr>
      <w:rPr>
        <w:rFonts w:ascii="Courier New" w:hAnsi="Courier New" w:hint="default"/>
      </w:rPr>
    </w:lvl>
    <w:lvl w:ilvl="2" w:tplc="D1F07B08">
      <w:start w:val="1"/>
      <w:numFmt w:val="bullet"/>
      <w:lvlText w:val=""/>
      <w:lvlJc w:val="left"/>
      <w:pPr>
        <w:ind w:left="2160" w:hanging="360"/>
      </w:pPr>
      <w:rPr>
        <w:rFonts w:ascii="Wingdings" w:hAnsi="Wingdings" w:hint="default"/>
      </w:rPr>
    </w:lvl>
    <w:lvl w:ilvl="3" w:tplc="6026ED7E">
      <w:start w:val="1"/>
      <w:numFmt w:val="bullet"/>
      <w:lvlText w:val=""/>
      <w:lvlJc w:val="left"/>
      <w:pPr>
        <w:ind w:left="2880" w:hanging="360"/>
      </w:pPr>
      <w:rPr>
        <w:rFonts w:ascii="Symbol" w:hAnsi="Symbol" w:hint="default"/>
      </w:rPr>
    </w:lvl>
    <w:lvl w:ilvl="4" w:tplc="818A23CC">
      <w:start w:val="1"/>
      <w:numFmt w:val="bullet"/>
      <w:lvlText w:val="o"/>
      <w:lvlJc w:val="left"/>
      <w:pPr>
        <w:ind w:left="3600" w:hanging="360"/>
      </w:pPr>
      <w:rPr>
        <w:rFonts w:ascii="Courier New" w:hAnsi="Courier New" w:hint="default"/>
      </w:rPr>
    </w:lvl>
    <w:lvl w:ilvl="5" w:tplc="9B848BE4">
      <w:start w:val="1"/>
      <w:numFmt w:val="bullet"/>
      <w:lvlText w:val=""/>
      <w:lvlJc w:val="left"/>
      <w:pPr>
        <w:ind w:left="4320" w:hanging="360"/>
      </w:pPr>
      <w:rPr>
        <w:rFonts w:ascii="Wingdings" w:hAnsi="Wingdings" w:hint="default"/>
      </w:rPr>
    </w:lvl>
    <w:lvl w:ilvl="6" w:tplc="5652E5B8">
      <w:start w:val="1"/>
      <w:numFmt w:val="bullet"/>
      <w:lvlText w:val=""/>
      <w:lvlJc w:val="left"/>
      <w:pPr>
        <w:ind w:left="5040" w:hanging="360"/>
      </w:pPr>
      <w:rPr>
        <w:rFonts w:ascii="Symbol" w:hAnsi="Symbol" w:hint="default"/>
      </w:rPr>
    </w:lvl>
    <w:lvl w:ilvl="7" w:tplc="623032EC">
      <w:start w:val="1"/>
      <w:numFmt w:val="bullet"/>
      <w:lvlText w:val="o"/>
      <w:lvlJc w:val="left"/>
      <w:pPr>
        <w:ind w:left="5760" w:hanging="360"/>
      </w:pPr>
      <w:rPr>
        <w:rFonts w:ascii="Courier New" w:hAnsi="Courier New" w:hint="default"/>
      </w:rPr>
    </w:lvl>
    <w:lvl w:ilvl="8" w:tplc="F162E0EC">
      <w:start w:val="1"/>
      <w:numFmt w:val="bullet"/>
      <w:lvlText w:val=""/>
      <w:lvlJc w:val="left"/>
      <w:pPr>
        <w:ind w:left="6480" w:hanging="360"/>
      </w:pPr>
      <w:rPr>
        <w:rFonts w:ascii="Wingdings" w:hAnsi="Wingdings" w:hint="default"/>
      </w:rPr>
    </w:lvl>
  </w:abstractNum>
  <w:abstractNum w:abstractNumId="35" w15:restartNumberingAfterBreak="0">
    <w:nsid w:val="6FE322E5"/>
    <w:multiLevelType w:val="hybridMultilevel"/>
    <w:tmpl w:val="BFD844BA"/>
    <w:lvl w:ilvl="0" w:tplc="FE221156">
      <w:start w:val="1"/>
      <w:numFmt w:val="bullet"/>
      <w:lvlText w:val=""/>
      <w:lvlJc w:val="left"/>
      <w:pPr>
        <w:ind w:left="720" w:hanging="360"/>
      </w:pPr>
      <w:rPr>
        <w:rFonts w:ascii="Wingdings" w:hAnsi="Wingdings" w:hint="default"/>
      </w:rPr>
    </w:lvl>
    <w:lvl w:ilvl="1" w:tplc="92AC3F06">
      <w:start w:val="1"/>
      <w:numFmt w:val="bullet"/>
      <w:lvlText w:val="o"/>
      <w:lvlJc w:val="left"/>
      <w:pPr>
        <w:ind w:left="1440" w:hanging="360"/>
      </w:pPr>
      <w:rPr>
        <w:rFonts w:ascii="Courier New" w:hAnsi="Courier New" w:hint="default"/>
      </w:rPr>
    </w:lvl>
    <w:lvl w:ilvl="2" w:tplc="1B96CD24">
      <w:start w:val="1"/>
      <w:numFmt w:val="bullet"/>
      <w:lvlText w:val=""/>
      <w:lvlJc w:val="left"/>
      <w:pPr>
        <w:ind w:left="2160" w:hanging="360"/>
      </w:pPr>
      <w:rPr>
        <w:rFonts w:ascii="Wingdings" w:hAnsi="Wingdings" w:hint="default"/>
      </w:rPr>
    </w:lvl>
    <w:lvl w:ilvl="3" w:tplc="7AC45696">
      <w:start w:val="1"/>
      <w:numFmt w:val="bullet"/>
      <w:lvlText w:val=""/>
      <w:lvlJc w:val="left"/>
      <w:pPr>
        <w:ind w:left="2880" w:hanging="360"/>
      </w:pPr>
      <w:rPr>
        <w:rFonts w:ascii="Symbol" w:hAnsi="Symbol" w:hint="default"/>
      </w:rPr>
    </w:lvl>
    <w:lvl w:ilvl="4" w:tplc="19F076E0">
      <w:start w:val="1"/>
      <w:numFmt w:val="bullet"/>
      <w:lvlText w:val="o"/>
      <w:lvlJc w:val="left"/>
      <w:pPr>
        <w:ind w:left="3600" w:hanging="360"/>
      </w:pPr>
      <w:rPr>
        <w:rFonts w:ascii="Courier New" w:hAnsi="Courier New" w:hint="default"/>
      </w:rPr>
    </w:lvl>
    <w:lvl w:ilvl="5" w:tplc="E7485184">
      <w:start w:val="1"/>
      <w:numFmt w:val="bullet"/>
      <w:lvlText w:val=""/>
      <w:lvlJc w:val="left"/>
      <w:pPr>
        <w:ind w:left="4320" w:hanging="360"/>
      </w:pPr>
      <w:rPr>
        <w:rFonts w:ascii="Wingdings" w:hAnsi="Wingdings" w:hint="default"/>
      </w:rPr>
    </w:lvl>
    <w:lvl w:ilvl="6" w:tplc="CB3EB460">
      <w:start w:val="1"/>
      <w:numFmt w:val="bullet"/>
      <w:lvlText w:val=""/>
      <w:lvlJc w:val="left"/>
      <w:pPr>
        <w:ind w:left="5040" w:hanging="360"/>
      </w:pPr>
      <w:rPr>
        <w:rFonts w:ascii="Symbol" w:hAnsi="Symbol" w:hint="default"/>
      </w:rPr>
    </w:lvl>
    <w:lvl w:ilvl="7" w:tplc="4C280500">
      <w:start w:val="1"/>
      <w:numFmt w:val="bullet"/>
      <w:lvlText w:val="o"/>
      <w:lvlJc w:val="left"/>
      <w:pPr>
        <w:ind w:left="5760" w:hanging="360"/>
      </w:pPr>
      <w:rPr>
        <w:rFonts w:ascii="Courier New" w:hAnsi="Courier New" w:hint="default"/>
      </w:rPr>
    </w:lvl>
    <w:lvl w:ilvl="8" w:tplc="3E827BF8">
      <w:start w:val="1"/>
      <w:numFmt w:val="bullet"/>
      <w:lvlText w:val=""/>
      <w:lvlJc w:val="left"/>
      <w:pPr>
        <w:ind w:left="6480" w:hanging="360"/>
      </w:pPr>
      <w:rPr>
        <w:rFonts w:ascii="Wingdings" w:hAnsi="Wingdings" w:hint="default"/>
      </w:rPr>
    </w:lvl>
  </w:abstractNum>
  <w:abstractNum w:abstractNumId="36" w15:restartNumberingAfterBreak="0">
    <w:nsid w:val="712E394E"/>
    <w:multiLevelType w:val="hybridMultilevel"/>
    <w:tmpl w:val="59162BA0"/>
    <w:lvl w:ilvl="0" w:tplc="FFFFFFFF">
      <w:start w:val="1"/>
      <w:numFmt w:val="bullet"/>
      <w:lvlText w:val=""/>
      <w:lvlJc w:val="left"/>
      <w:pPr>
        <w:ind w:left="720" w:hanging="360"/>
      </w:pPr>
      <w:rPr>
        <w:rFonts w:ascii="Wingdings" w:hAnsi="Wingdings" w:hint="default"/>
      </w:rPr>
    </w:lvl>
    <w:lvl w:ilvl="1" w:tplc="56E884DC">
      <w:start w:val="1"/>
      <w:numFmt w:val="bullet"/>
      <w:lvlText w:val="o"/>
      <w:lvlJc w:val="left"/>
      <w:pPr>
        <w:ind w:left="1440" w:hanging="360"/>
      </w:pPr>
      <w:rPr>
        <w:rFonts w:ascii="Courier New" w:hAnsi="Courier New" w:hint="default"/>
      </w:rPr>
    </w:lvl>
    <w:lvl w:ilvl="2" w:tplc="73FCE712">
      <w:start w:val="1"/>
      <w:numFmt w:val="bullet"/>
      <w:lvlText w:val=""/>
      <w:lvlJc w:val="left"/>
      <w:pPr>
        <w:ind w:left="2160" w:hanging="360"/>
      </w:pPr>
      <w:rPr>
        <w:rFonts w:ascii="Wingdings" w:hAnsi="Wingdings" w:hint="default"/>
      </w:rPr>
    </w:lvl>
    <w:lvl w:ilvl="3" w:tplc="43628210">
      <w:start w:val="1"/>
      <w:numFmt w:val="bullet"/>
      <w:lvlText w:val=""/>
      <w:lvlJc w:val="left"/>
      <w:pPr>
        <w:ind w:left="2880" w:hanging="360"/>
      </w:pPr>
      <w:rPr>
        <w:rFonts w:ascii="Symbol" w:hAnsi="Symbol" w:hint="default"/>
      </w:rPr>
    </w:lvl>
    <w:lvl w:ilvl="4" w:tplc="23E688E0">
      <w:start w:val="1"/>
      <w:numFmt w:val="bullet"/>
      <w:lvlText w:val="o"/>
      <w:lvlJc w:val="left"/>
      <w:pPr>
        <w:ind w:left="3600" w:hanging="360"/>
      </w:pPr>
      <w:rPr>
        <w:rFonts w:ascii="Courier New" w:hAnsi="Courier New" w:hint="default"/>
      </w:rPr>
    </w:lvl>
    <w:lvl w:ilvl="5" w:tplc="58BC91AA">
      <w:start w:val="1"/>
      <w:numFmt w:val="bullet"/>
      <w:lvlText w:val=""/>
      <w:lvlJc w:val="left"/>
      <w:pPr>
        <w:ind w:left="4320" w:hanging="360"/>
      </w:pPr>
      <w:rPr>
        <w:rFonts w:ascii="Wingdings" w:hAnsi="Wingdings" w:hint="default"/>
      </w:rPr>
    </w:lvl>
    <w:lvl w:ilvl="6" w:tplc="976A485C">
      <w:start w:val="1"/>
      <w:numFmt w:val="bullet"/>
      <w:lvlText w:val=""/>
      <w:lvlJc w:val="left"/>
      <w:pPr>
        <w:ind w:left="5040" w:hanging="360"/>
      </w:pPr>
      <w:rPr>
        <w:rFonts w:ascii="Symbol" w:hAnsi="Symbol" w:hint="default"/>
      </w:rPr>
    </w:lvl>
    <w:lvl w:ilvl="7" w:tplc="4D9CAF22">
      <w:start w:val="1"/>
      <w:numFmt w:val="bullet"/>
      <w:lvlText w:val="o"/>
      <w:lvlJc w:val="left"/>
      <w:pPr>
        <w:ind w:left="5760" w:hanging="360"/>
      </w:pPr>
      <w:rPr>
        <w:rFonts w:ascii="Courier New" w:hAnsi="Courier New" w:hint="default"/>
      </w:rPr>
    </w:lvl>
    <w:lvl w:ilvl="8" w:tplc="58C27CB4">
      <w:start w:val="1"/>
      <w:numFmt w:val="bullet"/>
      <w:lvlText w:val=""/>
      <w:lvlJc w:val="left"/>
      <w:pPr>
        <w:ind w:left="6480" w:hanging="360"/>
      </w:pPr>
      <w:rPr>
        <w:rFonts w:ascii="Wingdings" w:hAnsi="Wingdings" w:hint="default"/>
      </w:rPr>
    </w:lvl>
  </w:abstractNum>
  <w:abstractNum w:abstractNumId="37" w15:restartNumberingAfterBreak="0">
    <w:nsid w:val="7422117F"/>
    <w:multiLevelType w:val="hybridMultilevel"/>
    <w:tmpl w:val="DBDC2844"/>
    <w:lvl w:ilvl="0" w:tplc="FFFFFFFF">
      <w:start w:val="1"/>
      <w:numFmt w:val="bullet"/>
      <w:lvlText w:val=""/>
      <w:lvlJc w:val="left"/>
      <w:pPr>
        <w:ind w:left="720" w:hanging="360"/>
      </w:pPr>
      <w:rPr>
        <w:rFonts w:ascii="Wingdings" w:hAnsi="Wingdings" w:hint="default"/>
      </w:rPr>
    </w:lvl>
    <w:lvl w:ilvl="1" w:tplc="0EB2FF38">
      <w:start w:val="1"/>
      <w:numFmt w:val="bullet"/>
      <w:lvlText w:val="o"/>
      <w:lvlJc w:val="left"/>
      <w:pPr>
        <w:ind w:left="1440" w:hanging="360"/>
      </w:pPr>
      <w:rPr>
        <w:rFonts w:ascii="Courier New" w:hAnsi="Courier New" w:hint="default"/>
      </w:rPr>
    </w:lvl>
    <w:lvl w:ilvl="2" w:tplc="AAC6027E">
      <w:start w:val="1"/>
      <w:numFmt w:val="bullet"/>
      <w:lvlText w:val=""/>
      <w:lvlJc w:val="left"/>
      <w:pPr>
        <w:ind w:left="2160" w:hanging="360"/>
      </w:pPr>
      <w:rPr>
        <w:rFonts w:ascii="Wingdings" w:hAnsi="Wingdings" w:hint="default"/>
      </w:rPr>
    </w:lvl>
    <w:lvl w:ilvl="3" w:tplc="E7B0FCC0">
      <w:start w:val="1"/>
      <w:numFmt w:val="bullet"/>
      <w:lvlText w:val=""/>
      <w:lvlJc w:val="left"/>
      <w:pPr>
        <w:ind w:left="2880" w:hanging="360"/>
      </w:pPr>
      <w:rPr>
        <w:rFonts w:ascii="Symbol" w:hAnsi="Symbol" w:hint="default"/>
      </w:rPr>
    </w:lvl>
    <w:lvl w:ilvl="4" w:tplc="1F705D96">
      <w:start w:val="1"/>
      <w:numFmt w:val="bullet"/>
      <w:lvlText w:val="o"/>
      <w:lvlJc w:val="left"/>
      <w:pPr>
        <w:ind w:left="3600" w:hanging="360"/>
      </w:pPr>
      <w:rPr>
        <w:rFonts w:ascii="Courier New" w:hAnsi="Courier New" w:hint="default"/>
      </w:rPr>
    </w:lvl>
    <w:lvl w:ilvl="5" w:tplc="C65C2A7C">
      <w:start w:val="1"/>
      <w:numFmt w:val="bullet"/>
      <w:lvlText w:val=""/>
      <w:lvlJc w:val="left"/>
      <w:pPr>
        <w:ind w:left="4320" w:hanging="360"/>
      </w:pPr>
      <w:rPr>
        <w:rFonts w:ascii="Wingdings" w:hAnsi="Wingdings" w:hint="default"/>
      </w:rPr>
    </w:lvl>
    <w:lvl w:ilvl="6" w:tplc="1F4ADDB6">
      <w:start w:val="1"/>
      <w:numFmt w:val="bullet"/>
      <w:lvlText w:val=""/>
      <w:lvlJc w:val="left"/>
      <w:pPr>
        <w:ind w:left="5040" w:hanging="360"/>
      </w:pPr>
      <w:rPr>
        <w:rFonts w:ascii="Symbol" w:hAnsi="Symbol" w:hint="default"/>
      </w:rPr>
    </w:lvl>
    <w:lvl w:ilvl="7" w:tplc="369EB22C">
      <w:start w:val="1"/>
      <w:numFmt w:val="bullet"/>
      <w:lvlText w:val="o"/>
      <w:lvlJc w:val="left"/>
      <w:pPr>
        <w:ind w:left="5760" w:hanging="360"/>
      </w:pPr>
      <w:rPr>
        <w:rFonts w:ascii="Courier New" w:hAnsi="Courier New" w:hint="default"/>
      </w:rPr>
    </w:lvl>
    <w:lvl w:ilvl="8" w:tplc="B71AF602">
      <w:start w:val="1"/>
      <w:numFmt w:val="bullet"/>
      <w:lvlText w:val=""/>
      <w:lvlJc w:val="left"/>
      <w:pPr>
        <w:ind w:left="6480" w:hanging="360"/>
      </w:pPr>
      <w:rPr>
        <w:rFonts w:ascii="Wingdings" w:hAnsi="Wingdings" w:hint="default"/>
      </w:rPr>
    </w:lvl>
  </w:abstractNum>
  <w:abstractNum w:abstractNumId="38" w15:restartNumberingAfterBreak="0">
    <w:nsid w:val="76DB7E41"/>
    <w:multiLevelType w:val="multilevel"/>
    <w:tmpl w:val="CCB831EC"/>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7AE2DF2"/>
    <w:multiLevelType w:val="hybridMultilevel"/>
    <w:tmpl w:val="D4EC2138"/>
    <w:lvl w:ilvl="0" w:tplc="EA5C6108">
      <w:start w:val="1"/>
      <w:numFmt w:val="bullet"/>
      <w:lvlText w:val=""/>
      <w:lvlJc w:val="left"/>
      <w:pPr>
        <w:ind w:left="720" w:hanging="360"/>
      </w:pPr>
      <w:rPr>
        <w:rFonts w:ascii="Wingdings" w:hAnsi="Wingdings" w:hint="default"/>
      </w:rPr>
    </w:lvl>
    <w:lvl w:ilvl="1" w:tplc="DDB4C0C4">
      <w:start w:val="1"/>
      <w:numFmt w:val="bullet"/>
      <w:lvlText w:val="o"/>
      <w:lvlJc w:val="left"/>
      <w:pPr>
        <w:ind w:left="1440" w:hanging="360"/>
      </w:pPr>
      <w:rPr>
        <w:rFonts w:ascii="Courier New" w:hAnsi="Courier New" w:hint="default"/>
      </w:rPr>
    </w:lvl>
    <w:lvl w:ilvl="2" w:tplc="BE1E3D40">
      <w:start w:val="1"/>
      <w:numFmt w:val="bullet"/>
      <w:lvlText w:val=""/>
      <w:lvlJc w:val="left"/>
      <w:pPr>
        <w:ind w:left="2160" w:hanging="360"/>
      </w:pPr>
      <w:rPr>
        <w:rFonts w:ascii="Wingdings" w:hAnsi="Wingdings" w:hint="default"/>
      </w:rPr>
    </w:lvl>
    <w:lvl w:ilvl="3" w:tplc="54AE0C5E">
      <w:start w:val="1"/>
      <w:numFmt w:val="bullet"/>
      <w:lvlText w:val=""/>
      <w:lvlJc w:val="left"/>
      <w:pPr>
        <w:ind w:left="2880" w:hanging="360"/>
      </w:pPr>
      <w:rPr>
        <w:rFonts w:ascii="Symbol" w:hAnsi="Symbol" w:hint="default"/>
      </w:rPr>
    </w:lvl>
    <w:lvl w:ilvl="4" w:tplc="E3D8894E">
      <w:start w:val="1"/>
      <w:numFmt w:val="bullet"/>
      <w:lvlText w:val="o"/>
      <w:lvlJc w:val="left"/>
      <w:pPr>
        <w:ind w:left="3600" w:hanging="360"/>
      </w:pPr>
      <w:rPr>
        <w:rFonts w:ascii="Courier New" w:hAnsi="Courier New" w:hint="default"/>
      </w:rPr>
    </w:lvl>
    <w:lvl w:ilvl="5" w:tplc="EFDEC326">
      <w:start w:val="1"/>
      <w:numFmt w:val="bullet"/>
      <w:lvlText w:val=""/>
      <w:lvlJc w:val="left"/>
      <w:pPr>
        <w:ind w:left="4320" w:hanging="360"/>
      </w:pPr>
      <w:rPr>
        <w:rFonts w:ascii="Wingdings" w:hAnsi="Wingdings" w:hint="default"/>
      </w:rPr>
    </w:lvl>
    <w:lvl w:ilvl="6" w:tplc="305CA1BC">
      <w:start w:val="1"/>
      <w:numFmt w:val="bullet"/>
      <w:lvlText w:val=""/>
      <w:lvlJc w:val="left"/>
      <w:pPr>
        <w:ind w:left="5040" w:hanging="360"/>
      </w:pPr>
      <w:rPr>
        <w:rFonts w:ascii="Symbol" w:hAnsi="Symbol" w:hint="default"/>
      </w:rPr>
    </w:lvl>
    <w:lvl w:ilvl="7" w:tplc="588E9F26">
      <w:start w:val="1"/>
      <w:numFmt w:val="bullet"/>
      <w:lvlText w:val="o"/>
      <w:lvlJc w:val="left"/>
      <w:pPr>
        <w:ind w:left="5760" w:hanging="360"/>
      </w:pPr>
      <w:rPr>
        <w:rFonts w:ascii="Courier New" w:hAnsi="Courier New" w:hint="default"/>
      </w:rPr>
    </w:lvl>
    <w:lvl w:ilvl="8" w:tplc="E034A878">
      <w:start w:val="1"/>
      <w:numFmt w:val="bullet"/>
      <w:lvlText w:val=""/>
      <w:lvlJc w:val="left"/>
      <w:pPr>
        <w:ind w:left="6480" w:hanging="360"/>
      </w:pPr>
      <w:rPr>
        <w:rFonts w:ascii="Wingdings" w:hAnsi="Wingdings" w:hint="default"/>
      </w:rPr>
    </w:lvl>
  </w:abstractNum>
  <w:abstractNum w:abstractNumId="40" w15:restartNumberingAfterBreak="0">
    <w:nsid w:val="77E01BF2"/>
    <w:multiLevelType w:val="hybridMultilevel"/>
    <w:tmpl w:val="71147C56"/>
    <w:lvl w:ilvl="0" w:tplc="FFFFFFFF">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ED222E"/>
    <w:multiLevelType w:val="multilevel"/>
    <w:tmpl w:val="1200FA5C"/>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245EE0"/>
    <w:multiLevelType w:val="hybridMultilevel"/>
    <w:tmpl w:val="1B26C64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8C7347E"/>
    <w:multiLevelType w:val="hybridMultilevel"/>
    <w:tmpl w:val="0C707ACC"/>
    <w:lvl w:ilvl="0" w:tplc="4F1E864A">
      <w:start w:val="1"/>
      <w:numFmt w:val="bullet"/>
      <w:lvlText w:val=""/>
      <w:lvlJc w:val="left"/>
      <w:pPr>
        <w:ind w:left="720" w:hanging="360"/>
      </w:pPr>
      <w:rPr>
        <w:rFonts w:ascii="Wingdings" w:hAnsi="Wingdings" w:hint="default"/>
      </w:rPr>
    </w:lvl>
    <w:lvl w:ilvl="1" w:tplc="470601A2">
      <w:start w:val="1"/>
      <w:numFmt w:val="bullet"/>
      <w:lvlText w:val="o"/>
      <w:lvlJc w:val="left"/>
      <w:pPr>
        <w:ind w:left="1440" w:hanging="360"/>
      </w:pPr>
      <w:rPr>
        <w:rFonts w:ascii="Courier New" w:hAnsi="Courier New" w:hint="default"/>
      </w:rPr>
    </w:lvl>
    <w:lvl w:ilvl="2" w:tplc="E60AB1B8">
      <w:start w:val="1"/>
      <w:numFmt w:val="bullet"/>
      <w:lvlText w:val=""/>
      <w:lvlJc w:val="left"/>
      <w:pPr>
        <w:ind w:left="2160" w:hanging="360"/>
      </w:pPr>
      <w:rPr>
        <w:rFonts w:ascii="Wingdings" w:hAnsi="Wingdings" w:hint="default"/>
      </w:rPr>
    </w:lvl>
    <w:lvl w:ilvl="3" w:tplc="647EB50C">
      <w:start w:val="1"/>
      <w:numFmt w:val="bullet"/>
      <w:lvlText w:val=""/>
      <w:lvlJc w:val="left"/>
      <w:pPr>
        <w:ind w:left="2880" w:hanging="360"/>
      </w:pPr>
      <w:rPr>
        <w:rFonts w:ascii="Symbol" w:hAnsi="Symbol" w:hint="default"/>
      </w:rPr>
    </w:lvl>
    <w:lvl w:ilvl="4" w:tplc="27F2E2C8">
      <w:start w:val="1"/>
      <w:numFmt w:val="bullet"/>
      <w:lvlText w:val="o"/>
      <w:lvlJc w:val="left"/>
      <w:pPr>
        <w:ind w:left="3600" w:hanging="360"/>
      </w:pPr>
      <w:rPr>
        <w:rFonts w:ascii="Courier New" w:hAnsi="Courier New" w:hint="default"/>
      </w:rPr>
    </w:lvl>
    <w:lvl w:ilvl="5" w:tplc="CCD25452">
      <w:start w:val="1"/>
      <w:numFmt w:val="bullet"/>
      <w:lvlText w:val=""/>
      <w:lvlJc w:val="left"/>
      <w:pPr>
        <w:ind w:left="4320" w:hanging="360"/>
      </w:pPr>
      <w:rPr>
        <w:rFonts w:ascii="Wingdings" w:hAnsi="Wingdings" w:hint="default"/>
      </w:rPr>
    </w:lvl>
    <w:lvl w:ilvl="6" w:tplc="6682E19E">
      <w:start w:val="1"/>
      <w:numFmt w:val="bullet"/>
      <w:lvlText w:val=""/>
      <w:lvlJc w:val="left"/>
      <w:pPr>
        <w:ind w:left="5040" w:hanging="360"/>
      </w:pPr>
      <w:rPr>
        <w:rFonts w:ascii="Symbol" w:hAnsi="Symbol" w:hint="default"/>
      </w:rPr>
    </w:lvl>
    <w:lvl w:ilvl="7" w:tplc="2508FF70">
      <w:start w:val="1"/>
      <w:numFmt w:val="bullet"/>
      <w:lvlText w:val="o"/>
      <w:lvlJc w:val="left"/>
      <w:pPr>
        <w:ind w:left="5760" w:hanging="360"/>
      </w:pPr>
      <w:rPr>
        <w:rFonts w:ascii="Courier New" w:hAnsi="Courier New" w:hint="default"/>
      </w:rPr>
    </w:lvl>
    <w:lvl w:ilvl="8" w:tplc="3092DFEC">
      <w:start w:val="1"/>
      <w:numFmt w:val="bullet"/>
      <w:lvlText w:val=""/>
      <w:lvlJc w:val="left"/>
      <w:pPr>
        <w:ind w:left="6480" w:hanging="360"/>
      </w:pPr>
      <w:rPr>
        <w:rFonts w:ascii="Wingdings" w:hAnsi="Wingdings" w:hint="default"/>
      </w:rPr>
    </w:lvl>
  </w:abstractNum>
  <w:abstractNum w:abstractNumId="44" w15:restartNumberingAfterBreak="0">
    <w:nsid w:val="79D775BD"/>
    <w:multiLevelType w:val="hybridMultilevel"/>
    <w:tmpl w:val="2FAE9F4E"/>
    <w:lvl w:ilvl="0" w:tplc="FFFFFFFF">
      <w:start w:val="1"/>
      <w:numFmt w:val="bullet"/>
      <w:lvlText w:val=""/>
      <w:lvlJc w:val="left"/>
      <w:pPr>
        <w:ind w:left="720" w:hanging="360"/>
      </w:pPr>
      <w:rPr>
        <w:rFonts w:ascii="Wingdings" w:hAnsi="Wingdings" w:hint="default"/>
      </w:rPr>
    </w:lvl>
    <w:lvl w:ilvl="1" w:tplc="2B328FF4">
      <w:start w:val="1"/>
      <w:numFmt w:val="bullet"/>
      <w:lvlText w:val="o"/>
      <w:lvlJc w:val="left"/>
      <w:pPr>
        <w:ind w:left="1440" w:hanging="360"/>
      </w:pPr>
      <w:rPr>
        <w:rFonts w:ascii="Courier New" w:hAnsi="Courier New" w:hint="default"/>
      </w:rPr>
    </w:lvl>
    <w:lvl w:ilvl="2" w:tplc="E62242AE">
      <w:start w:val="1"/>
      <w:numFmt w:val="bullet"/>
      <w:lvlText w:val=""/>
      <w:lvlJc w:val="left"/>
      <w:pPr>
        <w:ind w:left="2160" w:hanging="360"/>
      </w:pPr>
      <w:rPr>
        <w:rFonts w:ascii="Wingdings" w:hAnsi="Wingdings" w:hint="default"/>
      </w:rPr>
    </w:lvl>
    <w:lvl w:ilvl="3" w:tplc="96606B0C">
      <w:start w:val="1"/>
      <w:numFmt w:val="bullet"/>
      <w:lvlText w:val=""/>
      <w:lvlJc w:val="left"/>
      <w:pPr>
        <w:ind w:left="2880" w:hanging="360"/>
      </w:pPr>
      <w:rPr>
        <w:rFonts w:ascii="Symbol" w:hAnsi="Symbol" w:hint="default"/>
      </w:rPr>
    </w:lvl>
    <w:lvl w:ilvl="4" w:tplc="032C0ED0">
      <w:start w:val="1"/>
      <w:numFmt w:val="bullet"/>
      <w:lvlText w:val="o"/>
      <w:lvlJc w:val="left"/>
      <w:pPr>
        <w:ind w:left="3600" w:hanging="360"/>
      </w:pPr>
      <w:rPr>
        <w:rFonts w:ascii="Courier New" w:hAnsi="Courier New" w:hint="default"/>
      </w:rPr>
    </w:lvl>
    <w:lvl w:ilvl="5" w:tplc="8B2CC0C4">
      <w:start w:val="1"/>
      <w:numFmt w:val="bullet"/>
      <w:lvlText w:val=""/>
      <w:lvlJc w:val="left"/>
      <w:pPr>
        <w:ind w:left="4320" w:hanging="360"/>
      </w:pPr>
      <w:rPr>
        <w:rFonts w:ascii="Wingdings" w:hAnsi="Wingdings" w:hint="default"/>
      </w:rPr>
    </w:lvl>
    <w:lvl w:ilvl="6" w:tplc="B4D28C46">
      <w:start w:val="1"/>
      <w:numFmt w:val="bullet"/>
      <w:lvlText w:val=""/>
      <w:lvlJc w:val="left"/>
      <w:pPr>
        <w:ind w:left="5040" w:hanging="360"/>
      </w:pPr>
      <w:rPr>
        <w:rFonts w:ascii="Symbol" w:hAnsi="Symbol" w:hint="default"/>
      </w:rPr>
    </w:lvl>
    <w:lvl w:ilvl="7" w:tplc="EDAC9B3A">
      <w:start w:val="1"/>
      <w:numFmt w:val="bullet"/>
      <w:lvlText w:val="o"/>
      <w:lvlJc w:val="left"/>
      <w:pPr>
        <w:ind w:left="5760" w:hanging="360"/>
      </w:pPr>
      <w:rPr>
        <w:rFonts w:ascii="Courier New" w:hAnsi="Courier New" w:hint="default"/>
      </w:rPr>
    </w:lvl>
    <w:lvl w:ilvl="8" w:tplc="A850A810">
      <w:start w:val="1"/>
      <w:numFmt w:val="bullet"/>
      <w:lvlText w:val=""/>
      <w:lvlJc w:val="left"/>
      <w:pPr>
        <w:ind w:left="6480" w:hanging="360"/>
      </w:pPr>
      <w:rPr>
        <w:rFonts w:ascii="Wingdings" w:hAnsi="Wingdings" w:hint="default"/>
      </w:rPr>
    </w:lvl>
  </w:abstractNum>
  <w:abstractNum w:abstractNumId="45" w15:restartNumberingAfterBreak="0">
    <w:nsid w:val="7B9732CB"/>
    <w:multiLevelType w:val="multilevel"/>
    <w:tmpl w:val="B0263FCA"/>
    <w:lvl w:ilvl="0">
      <w:start w:val="5"/>
      <w:numFmt w:val="decimal"/>
      <w:lvlText w:val="%1"/>
      <w:lvlJc w:val="left"/>
      <w:pPr>
        <w:ind w:left="360" w:hanging="36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7CF92D5A"/>
    <w:multiLevelType w:val="hybridMultilevel"/>
    <w:tmpl w:val="3080152C"/>
    <w:lvl w:ilvl="0" w:tplc="7C1A5518">
      <w:start w:val="1"/>
      <w:numFmt w:val="bullet"/>
      <w:lvlText w:val=""/>
      <w:lvlJc w:val="left"/>
      <w:pPr>
        <w:ind w:left="720" w:hanging="360"/>
      </w:pPr>
      <w:rPr>
        <w:rFonts w:ascii="Wingdings" w:hAnsi="Wingdings" w:hint="default"/>
      </w:rPr>
    </w:lvl>
    <w:lvl w:ilvl="1" w:tplc="EF7E37CE">
      <w:start w:val="1"/>
      <w:numFmt w:val="bullet"/>
      <w:lvlText w:val="o"/>
      <w:lvlJc w:val="left"/>
      <w:pPr>
        <w:ind w:left="1440" w:hanging="360"/>
      </w:pPr>
      <w:rPr>
        <w:rFonts w:ascii="Courier New" w:hAnsi="Courier New" w:hint="default"/>
      </w:rPr>
    </w:lvl>
    <w:lvl w:ilvl="2" w:tplc="37DC7302">
      <w:start w:val="1"/>
      <w:numFmt w:val="bullet"/>
      <w:lvlText w:val=""/>
      <w:lvlJc w:val="left"/>
      <w:pPr>
        <w:ind w:left="2160" w:hanging="360"/>
      </w:pPr>
      <w:rPr>
        <w:rFonts w:ascii="Wingdings" w:hAnsi="Wingdings" w:hint="default"/>
      </w:rPr>
    </w:lvl>
    <w:lvl w:ilvl="3" w:tplc="9F2A9C00">
      <w:start w:val="1"/>
      <w:numFmt w:val="bullet"/>
      <w:lvlText w:val=""/>
      <w:lvlJc w:val="left"/>
      <w:pPr>
        <w:ind w:left="2880" w:hanging="360"/>
      </w:pPr>
      <w:rPr>
        <w:rFonts w:ascii="Symbol" w:hAnsi="Symbol" w:hint="default"/>
      </w:rPr>
    </w:lvl>
    <w:lvl w:ilvl="4" w:tplc="493E2850">
      <w:start w:val="1"/>
      <w:numFmt w:val="bullet"/>
      <w:lvlText w:val="o"/>
      <w:lvlJc w:val="left"/>
      <w:pPr>
        <w:ind w:left="3600" w:hanging="360"/>
      </w:pPr>
      <w:rPr>
        <w:rFonts w:ascii="Courier New" w:hAnsi="Courier New" w:hint="default"/>
      </w:rPr>
    </w:lvl>
    <w:lvl w:ilvl="5" w:tplc="F41C5BDE">
      <w:start w:val="1"/>
      <w:numFmt w:val="bullet"/>
      <w:lvlText w:val=""/>
      <w:lvlJc w:val="left"/>
      <w:pPr>
        <w:ind w:left="4320" w:hanging="360"/>
      </w:pPr>
      <w:rPr>
        <w:rFonts w:ascii="Wingdings" w:hAnsi="Wingdings" w:hint="default"/>
      </w:rPr>
    </w:lvl>
    <w:lvl w:ilvl="6" w:tplc="ECE4A856">
      <w:start w:val="1"/>
      <w:numFmt w:val="bullet"/>
      <w:lvlText w:val=""/>
      <w:lvlJc w:val="left"/>
      <w:pPr>
        <w:ind w:left="5040" w:hanging="360"/>
      </w:pPr>
      <w:rPr>
        <w:rFonts w:ascii="Symbol" w:hAnsi="Symbol" w:hint="default"/>
      </w:rPr>
    </w:lvl>
    <w:lvl w:ilvl="7" w:tplc="9BCC5660">
      <w:start w:val="1"/>
      <w:numFmt w:val="bullet"/>
      <w:lvlText w:val="o"/>
      <w:lvlJc w:val="left"/>
      <w:pPr>
        <w:ind w:left="5760" w:hanging="360"/>
      </w:pPr>
      <w:rPr>
        <w:rFonts w:ascii="Courier New" w:hAnsi="Courier New" w:hint="default"/>
      </w:rPr>
    </w:lvl>
    <w:lvl w:ilvl="8" w:tplc="F8D4772A">
      <w:start w:val="1"/>
      <w:numFmt w:val="bullet"/>
      <w:lvlText w:val=""/>
      <w:lvlJc w:val="left"/>
      <w:pPr>
        <w:ind w:left="6480" w:hanging="360"/>
      </w:pPr>
      <w:rPr>
        <w:rFonts w:ascii="Wingdings" w:hAnsi="Wingdings" w:hint="default"/>
      </w:rPr>
    </w:lvl>
  </w:abstractNum>
  <w:abstractNum w:abstractNumId="47" w15:restartNumberingAfterBreak="0">
    <w:nsid w:val="7D3F1EE3"/>
    <w:multiLevelType w:val="hybridMultilevel"/>
    <w:tmpl w:val="506EF8CC"/>
    <w:lvl w:ilvl="0" w:tplc="48F08026">
      <w:start w:val="1"/>
      <w:numFmt w:val="bullet"/>
      <w:lvlText w:val=""/>
      <w:lvlJc w:val="left"/>
      <w:pPr>
        <w:ind w:left="720" w:hanging="360"/>
      </w:pPr>
      <w:rPr>
        <w:rFonts w:ascii="Wingdings" w:hAnsi="Wingdings" w:hint="default"/>
      </w:rPr>
    </w:lvl>
    <w:lvl w:ilvl="1" w:tplc="D5BC3CC0">
      <w:start w:val="1"/>
      <w:numFmt w:val="bullet"/>
      <w:lvlText w:val="o"/>
      <w:lvlJc w:val="left"/>
      <w:pPr>
        <w:ind w:left="1440" w:hanging="360"/>
      </w:pPr>
      <w:rPr>
        <w:rFonts w:ascii="Courier New" w:hAnsi="Courier New" w:hint="default"/>
      </w:rPr>
    </w:lvl>
    <w:lvl w:ilvl="2" w:tplc="FEC20118">
      <w:start w:val="1"/>
      <w:numFmt w:val="bullet"/>
      <w:lvlText w:val=""/>
      <w:lvlJc w:val="left"/>
      <w:pPr>
        <w:ind w:left="2160" w:hanging="360"/>
      </w:pPr>
      <w:rPr>
        <w:rFonts w:ascii="Wingdings" w:hAnsi="Wingdings" w:hint="default"/>
      </w:rPr>
    </w:lvl>
    <w:lvl w:ilvl="3" w:tplc="3E5CB9D6">
      <w:start w:val="1"/>
      <w:numFmt w:val="bullet"/>
      <w:lvlText w:val=""/>
      <w:lvlJc w:val="left"/>
      <w:pPr>
        <w:ind w:left="2880" w:hanging="360"/>
      </w:pPr>
      <w:rPr>
        <w:rFonts w:ascii="Symbol" w:hAnsi="Symbol" w:hint="default"/>
      </w:rPr>
    </w:lvl>
    <w:lvl w:ilvl="4" w:tplc="FB5A3BBA">
      <w:start w:val="1"/>
      <w:numFmt w:val="bullet"/>
      <w:lvlText w:val="o"/>
      <w:lvlJc w:val="left"/>
      <w:pPr>
        <w:ind w:left="3600" w:hanging="360"/>
      </w:pPr>
      <w:rPr>
        <w:rFonts w:ascii="Courier New" w:hAnsi="Courier New" w:hint="default"/>
      </w:rPr>
    </w:lvl>
    <w:lvl w:ilvl="5" w:tplc="B37C456C">
      <w:start w:val="1"/>
      <w:numFmt w:val="bullet"/>
      <w:lvlText w:val=""/>
      <w:lvlJc w:val="left"/>
      <w:pPr>
        <w:ind w:left="4320" w:hanging="360"/>
      </w:pPr>
      <w:rPr>
        <w:rFonts w:ascii="Wingdings" w:hAnsi="Wingdings" w:hint="default"/>
      </w:rPr>
    </w:lvl>
    <w:lvl w:ilvl="6" w:tplc="B7FAAA5A">
      <w:start w:val="1"/>
      <w:numFmt w:val="bullet"/>
      <w:lvlText w:val=""/>
      <w:lvlJc w:val="left"/>
      <w:pPr>
        <w:ind w:left="5040" w:hanging="360"/>
      </w:pPr>
      <w:rPr>
        <w:rFonts w:ascii="Symbol" w:hAnsi="Symbol" w:hint="default"/>
      </w:rPr>
    </w:lvl>
    <w:lvl w:ilvl="7" w:tplc="F0C44846">
      <w:start w:val="1"/>
      <w:numFmt w:val="bullet"/>
      <w:lvlText w:val="o"/>
      <w:lvlJc w:val="left"/>
      <w:pPr>
        <w:ind w:left="5760" w:hanging="360"/>
      </w:pPr>
      <w:rPr>
        <w:rFonts w:ascii="Courier New" w:hAnsi="Courier New" w:hint="default"/>
      </w:rPr>
    </w:lvl>
    <w:lvl w:ilvl="8" w:tplc="2DD804AE">
      <w:start w:val="1"/>
      <w:numFmt w:val="bullet"/>
      <w:lvlText w:val=""/>
      <w:lvlJc w:val="left"/>
      <w:pPr>
        <w:ind w:left="6480" w:hanging="360"/>
      </w:pPr>
      <w:rPr>
        <w:rFonts w:ascii="Wingdings" w:hAnsi="Wingdings" w:hint="default"/>
      </w:rPr>
    </w:lvl>
  </w:abstractNum>
  <w:abstractNum w:abstractNumId="48" w15:restartNumberingAfterBreak="0">
    <w:nsid w:val="7FB8191D"/>
    <w:multiLevelType w:val="hybridMultilevel"/>
    <w:tmpl w:val="5B6C9078"/>
    <w:lvl w:ilvl="0" w:tplc="B14A022A">
      <w:start w:val="1"/>
      <w:numFmt w:val="bullet"/>
      <w:lvlText w:val=""/>
      <w:lvlJc w:val="left"/>
      <w:pPr>
        <w:ind w:left="720" w:hanging="360"/>
      </w:pPr>
      <w:rPr>
        <w:rFonts w:ascii="Wingdings" w:hAnsi="Wingdings" w:hint="default"/>
      </w:rPr>
    </w:lvl>
    <w:lvl w:ilvl="1" w:tplc="7556E9D2">
      <w:start w:val="1"/>
      <w:numFmt w:val="bullet"/>
      <w:lvlText w:val="o"/>
      <w:lvlJc w:val="left"/>
      <w:pPr>
        <w:ind w:left="1440" w:hanging="360"/>
      </w:pPr>
      <w:rPr>
        <w:rFonts w:ascii="Courier New" w:hAnsi="Courier New" w:hint="default"/>
      </w:rPr>
    </w:lvl>
    <w:lvl w:ilvl="2" w:tplc="B07E8586">
      <w:start w:val="1"/>
      <w:numFmt w:val="bullet"/>
      <w:lvlText w:val=""/>
      <w:lvlJc w:val="left"/>
      <w:pPr>
        <w:ind w:left="2160" w:hanging="360"/>
      </w:pPr>
      <w:rPr>
        <w:rFonts w:ascii="Wingdings" w:hAnsi="Wingdings" w:hint="default"/>
      </w:rPr>
    </w:lvl>
    <w:lvl w:ilvl="3" w:tplc="D372733C">
      <w:start w:val="1"/>
      <w:numFmt w:val="bullet"/>
      <w:lvlText w:val=""/>
      <w:lvlJc w:val="left"/>
      <w:pPr>
        <w:ind w:left="2880" w:hanging="360"/>
      </w:pPr>
      <w:rPr>
        <w:rFonts w:ascii="Symbol" w:hAnsi="Symbol" w:hint="default"/>
      </w:rPr>
    </w:lvl>
    <w:lvl w:ilvl="4" w:tplc="51405AAE">
      <w:start w:val="1"/>
      <w:numFmt w:val="bullet"/>
      <w:lvlText w:val="o"/>
      <w:lvlJc w:val="left"/>
      <w:pPr>
        <w:ind w:left="3600" w:hanging="360"/>
      </w:pPr>
      <w:rPr>
        <w:rFonts w:ascii="Courier New" w:hAnsi="Courier New" w:hint="default"/>
      </w:rPr>
    </w:lvl>
    <w:lvl w:ilvl="5" w:tplc="61AC9128">
      <w:start w:val="1"/>
      <w:numFmt w:val="bullet"/>
      <w:lvlText w:val=""/>
      <w:lvlJc w:val="left"/>
      <w:pPr>
        <w:ind w:left="4320" w:hanging="360"/>
      </w:pPr>
      <w:rPr>
        <w:rFonts w:ascii="Wingdings" w:hAnsi="Wingdings" w:hint="default"/>
      </w:rPr>
    </w:lvl>
    <w:lvl w:ilvl="6" w:tplc="439E5F1A">
      <w:start w:val="1"/>
      <w:numFmt w:val="bullet"/>
      <w:lvlText w:val=""/>
      <w:lvlJc w:val="left"/>
      <w:pPr>
        <w:ind w:left="5040" w:hanging="360"/>
      </w:pPr>
      <w:rPr>
        <w:rFonts w:ascii="Symbol" w:hAnsi="Symbol" w:hint="default"/>
      </w:rPr>
    </w:lvl>
    <w:lvl w:ilvl="7" w:tplc="D6A2B2DC">
      <w:start w:val="1"/>
      <w:numFmt w:val="bullet"/>
      <w:lvlText w:val="o"/>
      <w:lvlJc w:val="left"/>
      <w:pPr>
        <w:ind w:left="5760" w:hanging="360"/>
      </w:pPr>
      <w:rPr>
        <w:rFonts w:ascii="Courier New" w:hAnsi="Courier New" w:hint="default"/>
      </w:rPr>
    </w:lvl>
    <w:lvl w:ilvl="8" w:tplc="2DF43AE6">
      <w:start w:val="1"/>
      <w:numFmt w:val="bullet"/>
      <w:lvlText w:val=""/>
      <w:lvlJc w:val="left"/>
      <w:pPr>
        <w:ind w:left="6480" w:hanging="360"/>
      </w:pPr>
      <w:rPr>
        <w:rFonts w:ascii="Wingdings" w:hAnsi="Wingdings" w:hint="default"/>
      </w:rPr>
    </w:lvl>
  </w:abstractNum>
  <w:abstractNum w:abstractNumId="49" w15:restartNumberingAfterBreak="0">
    <w:nsid w:val="7FDC7F3D"/>
    <w:multiLevelType w:val="hybridMultilevel"/>
    <w:tmpl w:val="45AC2588"/>
    <w:lvl w:ilvl="0" w:tplc="3ED044EA">
      <w:start w:val="1"/>
      <w:numFmt w:val="bullet"/>
      <w:lvlText w:val=""/>
      <w:lvlJc w:val="left"/>
      <w:pPr>
        <w:ind w:left="720" w:hanging="360"/>
      </w:pPr>
      <w:rPr>
        <w:rFonts w:ascii="Wingdings" w:hAnsi="Wingdings" w:hint="default"/>
      </w:rPr>
    </w:lvl>
    <w:lvl w:ilvl="1" w:tplc="34644402">
      <w:start w:val="1"/>
      <w:numFmt w:val="bullet"/>
      <w:lvlText w:val="o"/>
      <w:lvlJc w:val="left"/>
      <w:pPr>
        <w:ind w:left="1440" w:hanging="360"/>
      </w:pPr>
      <w:rPr>
        <w:rFonts w:ascii="Courier New" w:hAnsi="Courier New" w:hint="default"/>
      </w:rPr>
    </w:lvl>
    <w:lvl w:ilvl="2" w:tplc="80D8609A">
      <w:start w:val="1"/>
      <w:numFmt w:val="bullet"/>
      <w:lvlText w:val=""/>
      <w:lvlJc w:val="left"/>
      <w:pPr>
        <w:ind w:left="2160" w:hanging="360"/>
      </w:pPr>
      <w:rPr>
        <w:rFonts w:ascii="Wingdings" w:hAnsi="Wingdings" w:hint="default"/>
      </w:rPr>
    </w:lvl>
    <w:lvl w:ilvl="3" w:tplc="72C2F312">
      <w:start w:val="1"/>
      <w:numFmt w:val="bullet"/>
      <w:lvlText w:val=""/>
      <w:lvlJc w:val="left"/>
      <w:pPr>
        <w:ind w:left="2880" w:hanging="360"/>
      </w:pPr>
      <w:rPr>
        <w:rFonts w:ascii="Symbol" w:hAnsi="Symbol" w:hint="default"/>
      </w:rPr>
    </w:lvl>
    <w:lvl w:ilvl="4" w:tplc="8B969F10">
      <w:start w:val="1"/>
      <w:numFmt w:val="bullet"/>
      <w:lvlText w:val="o"/>
      <w:lvlJc w:val="left"/>
      <w:pPr>
        <w:ind w:left="3600" w:hanging="360"/>
      </w:pPr>
      <w:rPr>
        <w:rFonts w:ascii="Courier New" w:hAnsi="Courier New" w:hint="default"/>
      </w:rPr>
    </w:lvl>
    <w:lvl w:ilvl="5" w:tplc="D15E88CC">
      <w:start w:val="1"/>
      <w:numFmt w:val="bullet"/>
      <w:lvlText w:val=""/>
      <w:lvlJc w:val="left"/>
      <w:pPr>
        <w:ind w:left="4320" w:hanging="360"/>
      </w:pPr>
      <w:rPr>
        <w:rFonts w:ascii="Wingdings" w:hAnsi="Wingdings" w:hint="default"/>
      </w:rPr>
    </w:lvl>
    <w:lvl w:ilvl="6" w:tplc="85E63FF0">
      <w:start w:val="1"/>
      <w:numFmt w:val="bullet"/>
      <w:lvlText w:val=""/>
      <w:lvlJc w:val="left"/>
      <w:pPr>
        <w:ind w:left="5040" w:hanging="360"/>
      </w:pPr>
      <w:rPr>
        <w:rFonts w:ascii="Symbol" w:hAnsi="Symbol" w:hint="default"/>
      </w:rPr>
    </w:lvl>
    <w:lvl w:ilvl="7" w:tplc="27821002">
      <w:start w:val="1"/>
      <w:numFmt w:val="bullet"/>
      <w:lvlText w:val="o"/>
      <w:lvlJc w:val="left"/>
      <w:pPr>
        <w:ind w:left="5760" w:hanging="360"/>
      </w:pPr>
      <w:rPr>
        <w:rFonts w:ascii="Courier New" w:hAnsi="Courier New" w:hint="default"/>
      </w:rPr>
    </w:lvl>
    <w:lvl w:ilvl="8" w:tplc="72D4BFF0">
      <w:start w:val="1"/>
      <w:numFmt w:val="bullet"/>
      <w:lvlText w:val=""/>
      <w:lvlJc w:val="left"/>
      <w:pPr>
        <w:ind w:left="6480" w:hanging="360"/>
      </w:pPr>
      <w:rPr>
        <w:rFonts w:ascii="Wingdings" w:hAnsi="Wingdings" w:hint="default"/>
      </w:rPr>
    </w:lvl>
  </w:abstractNum>
  <w:num w:numId="1" w16cid:durableId="1948584315">
    <w:abstractNumId w:val="31"/>
  </w:num>
  <w:num w:numId="2" w16cid:durableId="852377165">
    <w:abstractNumId w:val="2"/>
  </w:num>
  <w:num w:numId="3" w16cid:durableId="510994006">
    <w:abstractNumId w:val="9"/>
  </w:num>
  <w:num w:numId="4" w16cid:durableId="1736468365">
    <w:abstractNumId w:val="0"/>
  </w:num>
  <w:num w:numId="5" w16cid:durableId="1237590240">
    <w:abstractNumId w:val="10"/>
  </w:num>
  <w:num w:numId="6" w16cid:durableId="308899517">
    <w:abstractNumId w:val="49"/>
  </w:num>
  <w:num w:numId="7" w16cid:durableId="1411001303">
    <w:abstractNumId w:val="43"/>
  </w:num>
  <w:num w:numId="8" w16cid:durableId="385224561">
    <w:abstractNumId w:val="35"/>
  </w:num>
  <w:num w:numId="9" w16cid:durableId="21321181">
    <w:abstractNumId w:val="34"/>
  </w:num>
  <w:num w:numId="10" w16cid:durableId="411051995">
    <w:abstractNumId w:val="22"/>
  </w:num>
  <w:num w:numId="11" w16cid:durableId="1509759058">
    <w:abstractNumId w:val="33"/>
  </w:num>
  <w:num w:numId="12" w16cid:durableId="1337150977">
    <w:abstractNumId w:val="47"/>
  </w:num>
  <w:num w:numId="13" w16cid:durableId="1430394951">
    <w:abstractNumId w:val="24"/>
  </w:num>
  <w:num w:numId="14" w16cid:durableId="983659674">
    <w:abstractNumId w:val="21"/>
  </w:num>
  <w:num w:numId="15" w16cid:durableId="650133267">
    <w:abstractNumId w:val="3"/>
  </w:num>
  <w:num w:numId="16" w16cid:durableId="1470396046">
    <w:abstractNumId w:val="5"/>
  </w:num>
  <w:num w:numId="17" w16cid:durableId="1993868352">
    <w:abstractNumId w:val="17"/>
  </w:num>
  <w:num w:numId="18" w16cid:durableId="1239055215">
    <w:abstractNumId w:val="27"/>
  </w:num>
  <w:num w:numId="19" w16cid:durableId="647974686">
    <w:abstractNumId w:val="39"/>
  </w:num>
  <w:num w:numId="20" w16cid:durableId="318848438">
    <w:abstractNumId w:val="19"/>
  </w:num>
  <w:num w:numId="21" w16cid:durableId="1966160827">
    <w:abstractNumId w:val="25"/>
  </w:num>
  <w:num w:numId="22" w16cid:durableId="423694206">
    <w:abstractNumId w:val="1"/>
  </w:num>
  <w:num w:numId="23" w16cid:durableId="1383553163">
    <w:abstractNumId w:val="30"/>
  </w:num>
  <w:num w:numId="24" w16cid:durableId="1611350454">
    <w:abstractNumId w:val="44"/>
  </w:num>
  <w:num w:numId="25" w16cid:durableId="1386177207">
    <w:abstractNumId w:val="46"/>
  </w:num>
  <w:num w:numId="26" w16cid:durableId="1455369767">
    <w:abstractNumId w:val="48"/>
  </w:num>
  <w:num w:numId="27" w16cid:durableId="480737154">
    <w:abstractNumId w:val="37"/>
  </w:num>
  <w:num w:numId="28" w16cid:durableId="1499885776">
    <w:abstractNumId w:val="11"/>
  </w:num>
  <w:num w:numId="29" w16cid:durableId="1149856691">
    <w:abstractNumId w:val="14"/>
  </w:num>
  <w:num w:numId="30" w16cid:durableId="1001085883">
    <w:abstractNumId w:val="29"/>
  </w:num>
  <w:num w:numId="31" w16cid:durableId="1308392244">
    <w:abstractNumId w:val="13"/>
  </w:num>
  <w:num w:numId="32" w16cid:durableId="464809663">
    <w:abstractNumId w:val="36"/>
  </w:num>
  <w:num w:numId="33" w16cid:durableId="522325954">
    <w:abstractNumId w:val="6"/>
  </w:num>
  <w:num w:numId="34" w16cid:durableId="1356035733">
    <w:abstractNumId w:val="41"/>
  </w:num>
  <w:num w:numId="35" w16cid:durableId="321859582">
    <w:abstractNumId w:val="8"/>
  </w:num>
  <w:num w:numId="36" w16cid:durableId="1501576098">
    <w:abstractNumId w:val="40"/>
  </w:num>
  <w:num w:numId="37" w16cid:durableId="144394995">
    <w:abstractNumId w:val="4"/>
  </w:num>
  <w:num w:numId="38" w16cid:durableId="2030330657">
    <w:abstractNumId w:val="12"/>
  </w:num>
  <w:num w:numId="39" w16cid:durableId="440759663">
    <w:abstractNumId w:val="20"/>
  </w:num>
  <w:num w:numId="40" w16cid:durableId="1701315609">
    <w:abstractNumId w:val="23"/>
  </w:num>
  <w:num w:numId="41" w16cid:durableId="2135784410">
    <w:abstractNumId w:val="16"/>
  </w:num>
  <w:num w:numId="42" w16cid:durableId="1667051443">
    <w:abstractNumId w:val="42"/>
  </w:num>
  <w:num w:numId="43" w16cid:durableId="1856074784">
    <w:abstractNumId w:val="15"/>
  </w:num>
  <w:num w:numId="44" w16cid:durableId="1980761301">
    <w:abstractNumId w:val="18"/>
  </w:num>
  <w:num w:numId="45" w16cid:durableId="178352001">
    <w:abstractNumId w:val="26"/>
  </w:num>
  <w:num w:numId="46" w16cid:durableId="1184705320">
    <w:abstractNumId w:val="45"/>
  </w:num>
  <w:num w:numId="47" w16cid:durableId="783116853">
    <w:abstractNumId w:val="38"/>
  </w:num>
  <w:num w:numId="48" w16cid:durableId="598414705">
    <w:abstractNumId w:val="7"/>
  </w:num>
  <w:num w:numId="49" w16cid:durableId="1451047104">
    <w:abstractNumId w:val="28"/>
  </w:num>
  <w:num w:numId="50" w16cid:durableId="1619069542">
    <w:abstractNumId w:val="32"/>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is Bobst">
    <w15:presenceInfo w15:providerId="AD" w15:userId="S-1-5-21-1454471165-1960408961-725345543-10217"/>
  </w15:person>
  <w15:person w15:author="Céline Fasana">
    <w15:presenceInfo w15:providerId="AD" w15:userId="S::fasana@hdcentre.org::581833f7-cc21-4ed7-bea5-95f249141467"/>
  </w15:person>
  <w15:person w15:author="Coralie Schindelholz">
    <w15:presenceInfo w15:providerId="AD" w15:userId="S::schindelholz@hdcentre.org::9390263d-fc36-4a3a-9fe6-90f2526fc8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NotDisplayPageBoundarie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1C1"/>
    <w:rsid w:val="000118E4"/>
    <w:rsid w:val="00017513"/>
    <w:rsid w:val="000228D7"/>
    <w:rsid w:val="000254EA"/>
    <w:rsid w:val="00027153"/>
    <w:rsid w:val="0003050B"/>
    <w:rsid w:val="00040EE5"/>
    <w:rsid w:val="00045DA3"/>
    <w:rsid w:val="000537B3"/>
    <w:rsid w:val="000566BE"/>
    <w:rsid w:val="000601B6"/>
    <w:rsid w:val="000951D6"/>
    <w:rsid w:val="000B111A"/>
    <w:rsid w:val="000D2424"/>
    <w:rsid w:val="000E1DEE"/>
    <w:rsid w:val="00111DEA"/>
    <w:rsid w:val="00116871"/>
    <w:rsid w:val="00117E0E"/>
    <w:rsid w:val="00121C3F"/>
    <w:rsid w:val="0012399F"/>
    <w:rsid w:val="0013050F"/>
    <w:rsid w:val="00131788"/>
    <w:rsid w:val="0014692A"/>
    <w:rsid w:val="0015468F"/>
    <w:rsid w:val="001604D6"/>
    <w:rsid w:val="00185743"/>
    <w:rsid w:val="001D1D4D"/>
    <w:rsid w:val="001E00B9"/>
    <w:rsid w:val="001E02FF"/>
    <w:rsid w:val="001E68E1"/>
    <w:rsid w:val="002035FB"/>
    <w:rsid w:val="00205214"/>
    <w:rsid w:val="00225107"/>
    <w:rsid w:val="00236681"/>
    <w:rsid w:val="00243425"/>
    <w:rsid w:val="00250881"/>
    <w:rsid w:val="00252A3F"/>
    <w:rsid w:val="002622D2"/>
    <w:rsid w:val="002654B5"/>
    <w:rsid w:val="002835A1"/>
    <w:rsid w:val="00284C82"/>
    <w:rsid w:val="00292173"/>
    <w:rsid w:val="00292801"/>
    <w:rsid w:val="002B03DE"/>
    <w:rsid w:val="002B392D"/>
    <w:rsid w:val="002C2834"/>
    <w:rsid w:val="002C2C1F"/>
    <w:rsid w:val="002C304E"/>
    <w:rsid w:val="002F421C"/>
    <w:rsid w:val="002F68F3"/>
    <w:rsid w:val="00327343"/>
    <w:rsid w:val="00327E8C"/>
    <w:rsid w:val="00327F9F"/>
    <w:rsid w:val="0033050B"/>
    <w:rsid w:val="00340844"/>
    <w:rsid w:val="00343F0A"/>
    <w:rsid w:val="00352186"/>
    <w:rsid w:val="0035787A"/>
    <w:rsid w:val="00360242"/>
    <w:rsid w:val="00361658"/>
    <w:rsid w:val="00361BFE"/>
    <w:rsid w:val="00362FC6"/>
    <w:rsid w:val="0036B57C"/>
    <w:rsid w:val="003855FE"/>
    <w:rsid w:val="00395360"/>
    <w:rsid w:val="003C3BCA"/>
    <w:rsid w:val="003D35DA"/>
    <w:rsid w:val="00403399"/>
    <w:rsid w:val="004163E6"/>
    <w:rsid w:val="00464F5C"/>
    <w:rsid w:val="0046509E"/>
    <w:rsid w:val="004658F9"/>
    <w:rsid w:val="00477ADB"/>
    <w:rsid w:val="004B5E3F"/>
    <w:rsid w:val="004C7253"/>
    <w:rsid w:val="004D4CFE"/>
    <w:rsid w:val="004D59B7"/>
    <w:rsid w:val="004D5A04"/>
    <w:rsid w:val="004F1236"/>
    <w:rsid w:val="005016A6"/>
    <w:rsid w:val="00514EED"/>
    <w:rsid w:val="00540675"/>
    <w:rsid w:val="00577C8E"/>
    <w:rsid w:val="00581B00"/>
    <w:rsid w:val="005852B9"/>
    <w:rsid w:val="005921AA"/>
    <w:rsid w:val="0059585A"/>
    <w:rsid w:val="005B653A"/>
    <w:rsid w:val="005C38FF"/>
    <w:rsid w:val="005C7CB4"/>
    <w:rsid w:val="005F1543"/>
    <w:rsid w:val="00602CBC"/>
    <w:rsid w:val="00604691"/>
    <w:rsid w:val="006114C8"/>
    <w:rsid w:val="00615961"/>
    <w:rsid w:val="00616F61"/>
    <w:rsid w:val="00632EA6"/>
    <w:rsid w:val="00633616"/>
    <w:rsid w:val="00644C4B"/>
    <w:rsid w:val="006463F9"/>
    <w:rsid w:val="006619FA"/>
    <w:rsid w:val="00662312"/>
    <w:rsid w:val="0067576E"/>
    <w:rsid w:val="00680B6B"/>
    <w:rsid w:val="00687C3B"/>
    <w:rsid w:val="006A797B"/>
    <w:rsid w:val="006B047F"/>
    <w:rsid w:val="006B109E"/>
    <w:rsid w:val="006C29A9"/>
    <w:rsid w:val="006F7310"/>
    <w:rsid w:val="007013C4"/>
    <w:rsid w:val="007028D8"/>
    <w:rsid w:val="00721AF4"/>
    <w:rsid w:val="00742796"/>
    <w:rsid w:val="0074661B"/>
    <w:rsid w:val="00747640"/>
    <w:rsid w:val="007614E6"/>
    <w:rsid w:val="00776182"/>
    <w:rsid w:val="007835A3"/>
    <w:rsid w:val="00785AF7"/>
    <w:rsid w:val="0078B047"/>
    <w:rsid w:val="007904A2"/>
    <w:rsid w:val="007A7E9A"/>
    <w:rsid w:val="007B1FEE"/>
    <w:rsid w:val="007E5A35"/>
    <w:rsid w:val="00803616"/>
    <w:rsid w:val="00803DD2"/>
    <w:rsid w:val="00806704"/>
    <w:rsid w:val="0081798D"/>
    <w:rsid w:val="00821F96"/>
    <w:rsid w:val="00835150"/>
    <w:rsid w:val="008459DB"/>
    <w:rsid w:val="00854441"/>
    <w:rsid w:val="0085674A"/>
    <w:rsid w:val="00875C46"/>
    <w:rsid w:val="008C2479"/>
    <w:rsid w:val="008C5AE4"/>
    <w:rsid w:val="008E05DC"/>
    <w:rsid w:val="008E434F"/>
    <w:rsid w:val="008E53A7"/>
    <w:rsid w:val="008E7B27"/>
    <w:rsid w:val="00900059"/>
    <w:rsid w:val="0090518B"/>
    <w:rsid w:val="00909B0A"/>
    <w:rsid w:val="009144B2"/>
    <w:rsid w:val="0091A666"/>
    <w:rsid w:val="00930ED8"/>
    <w:rsid w:val="009336B0"/>
    <w:rsid w:val="00936ED8"/>
    <w:rsid w:val="009441FD"/>
    <w:rsid w:val="00964E10"/>
    <w:rsid w:val="009A54DA"/>
    <w:rsid w:val="009A751F"/>
    <w:rsid w:val="009C72E9"/>
    <w:rsid w:val="009E0723"/>
    <w:rsid w:val="009E38DF"/>
    <w:rsid w:val="009E74EB"/>
    <w:rsid w:val="009E7B70"/>
    <w:rsid w:val="00A17CB8"/>
    <w:rsid w:val="00A21DF3"/>
    <w:rsid w:val="00A27537"/>
    <w:rsid w:val="00A62587"/>
    <w:rsid w:val="00A728CD"/>
    <w:rsid w:val="00A7342B"/>
    <w:rsid w:val="00A90FA5"/>
    <w:rsid w:val="00A93806"/>
    <w:rsid w:val="00AB31CA"/>
    <w:rsid w:val="00AC56F2"/>
    <w:rsid w:val="00AD95CB"/>
    <w:rsid w:val="00ADDA35"/>
    <w:rsid w:val="00AE443D"/>
    <w:rsid w:val="00AE63AE"/>
    <w:rsid w:val="00B01C6C"/>
    <w:rsid w:val="00B02CC4"/>
    <w:rsid w:val="00B11C48"/>
    <w:rsid w:val="00B211F1"/>
    <w:rsid w:val="00B260E7"/>
    <w:rsid w:val="00B324F8"/>
    <w:rsid w:val="00B404FA"/>
    <w:rsid w:val="00B412EB"/>
    <w:rsid w:val="00B52F4E"/>
    <w:rsid w:val="00B90089"/>
    <w:rsid w:val="00B93160"/>
    <w:rsid w:val="00B948BB"/>
    <w:rsid w:val="00B970BB"/>
    <w:rsid w:val="00BA781F"/>
    <w:rsid w:val="00BC1F23"/>
    <w:rsid w:val="00BC70F4"/>
    <w:rsid w:val="00BD11C1"/>
    <w:rsid w:val="00BD1EF2"/>
    <w:rsid w:val="00BE051C"/>
    <w:rsid w:val="00C0233F"/>
    <w:rsid w:val="00C159E5"/>
    <w:rsid w:val="00C37511"/>
    <w:rsid w:val="00C40B65"/>
    <w:rsid w:val="00C42CBF"/>
    <w:rsid w:val="00C75346"/>
    <w:rsid w:val="00C94B5F"/>
    <w:rsid w:val="00CA23BC"/>
    <w:rsid w:val="00CA2AE6"/>
    <w:rsid w:val="00CA7932"/>
    <w:rsid w:val="00CB5508"/>
    <w:rsid w:val="00CB6A14"/>
    <w:rsid w:val="00CD0D58"/>
    <w:rsid w:val="00CD7854"/>
    <w:rsid w:val="00CF1A61"/>
    <w:rsid w:val="00D0494A"/>
    <w:rsid w:val="00D06E7D"/>
    <w:rsid w:val="00D279A4"/>
    <w:rsid w:val="00D36A9C"/>
    <w:rsid w:val="00D44DEA"/>
    <w:rsid w:val="00D450DE"/>
    <w:rsid w:val="00D5244C"/>
    <w:rsid w:val="00D64682"/>
    <w:rsid w:val="00D71D47"/>
    <w:rsid w:val="00D7461B"/>
    <w:rsid w:val="00D80041"/>
    <w:rsid w:val="00D94BED"/>
    <w:rsid w:val="00DC07AB"/>
    <w:rsid w:val="00DC12BC"/>
    <w:rsid w:val="00DD4A37"/>
    <w:rsid w:val="00DE1151"/>
    <w:rsid w:val="00E0632E"/>
    <w:rsid w:val="00E26720"/>
    <w:rsid w:val="00E55B3B"/>
    <w:rsid w:val="00E81BCC"/>
    <w:rsid w:val="00E879DA"/>
    <w:rsid w:val="00E91340"/>
    <w:rsid w:val="00E92857"/>
    <w:rsid w:val="00EA05E4"/>
    <w:rsid w:val="00EB3D83"/>
    <w:rsid w:val="00EC03C9"/>
    <w:rsid w:val="00EC2317"/>
    <w:rsid w:val="00EC6C87"/>
    <w:rsid w:val="00EC702F"/>
    <w:rsid w:val="00EE208C"/>
    <w:rsid w:val="00EE6C1D"/>
    <w:rsid w:val="00EF1472"/>
    <w:rsid w:val="00EF2614"/>
    <w:rsid w:val="00F35A16"/>
    <w:rsid w:val="00F40001"/>
    <w:rsid w:val="00F47E62"/>
    <w:rsid w:val="00F64C39"/>
    <w:rsid w:val="00F8561B"/>
    <w:rsid w:val="00F86323"/>
    <w:rsid w:val="00F86BB2"/>
    <w:rsid w:val="00FA55C9"/>
    <w:rsid w:val="00FBD187"/>
    <w:rsid w:val="00FC5282"/>
    <w:rsid w:val="00FD04CB"/>
    <w:rsid w:val="00FE0BE4"/>
    <w:rsid w:val="00FF0B26"/>
    <w:rsid w:val="00FF66C5"/>
    <w:rsid w:val="0105B101"/>
    <w:rsid w:val="011D6A1B"/>
    <w:rsid w:val="011F81E6"/>
    <w:rsid w:val="0121CDBB"/>
    <w:rsid w:val="012C112D"/>
    <w:rsid w:val="012D35D4"/>
    <w:rsid w:val="012D8983"/>
    <w:rsid w:val="0132F657"/>
    <w:rsid w:val="0145CDCB"/>
    <w:rsid w:val="01617E2A"/>
    <w:rsid w:val="016B862B"/>
    <w:rsid w:val="016FA38E"/>
    <w:rsid w:val="01835BFE"/>
    <w:rsid w:val="018810AD"/>
    <w:rsid w:val="018CD4B9"/>
    <w:rsid w:val="019075A9"/>
    <w:rsid w:val="0191109B"/>
    <w:rsid w:val="01A70CA9"/>
    <w:rsid w:val="01A871F8"/>
    <w:rsid w:val="01AA466F"/>
    <w:rsid w:val="01B528AA"/>
    <w:rsid w:val="01BF7785"/>
    <w:rsid w:val="01C594A8"/>
    <w:rsid w:val="01C65318"/>
    <w:rsid w:val="01E9E368"/>
    <w:rsid w:val="01F7A92C"/>
    <w:rsid w:val="02018DF8"/>
    <w:rsid w:val="02039209"/>
    <w:rsid w:val="0203F9E3"/>
    <w:rsid w:val="02077A4B"/>
    <w:rsid w:val="021216C6"/>
    <w:rsid w:val="022229B9"/>
    <w:rsid w:val="022B0997"/>
    <w:rsid w:val="0239F1D1"/>
    <w:rsid w:val="023EEA82"/>
    <w:rsid w:val="0241B0FC"/>
    <w:rsid w:val="024D165B"/>
    <w:rsid w:val="024F6904"/>
    <w:rsid w:val="0252B996"/>
    <w:rsid w:val="02567226"/>
    <w:rsid w:val="0259EED3"/>
    <w:rsid w:val="0266469D"/>
    <w:rsid w:val="02895960"/>
    <w:rsid w:val="028DCB3C"/>
    <w:rsid w:val="028EE7AE"/>
    <w:rsid w:val="02A9C2BE"/>
    <w:rsid w:val="02AFAD65"/>
    <w:rsid w:val="02B8ECA0"/>
    <w:rsid w:val="02B8F0D3"/>
    <w:rsid w:val="02BB50E8"/>
    <w:rsid w:val="02BFA740"/>
    <w:rsid w:val="02CD212F"/>
    <w:rsid w:val="02CFC7BC"/>
    <w:rsid w:val="02D0359C"/>
    <w:rsid w:val="02D60811"/>
    <w:rsid w:val="02DB4A58"/>
    <w:rsid w:val="02DD87F1"/>
    <w:rsid w:val="02E048E0"/>
    <w:rsid w:val="02E68F59"/>
    <w:rsid w:val="02F81CFC"/>
    <w:rsid w:val="02FD042B"/>
    <w:rsid w:val="0300204D"/>
    <w:rsid w:val="030E5633"/>
    <w:rsid w:val="031D6106"/>
    <w:rsid w:val="03216FAD"/>
    <w:rsid w:val="032240C8"/>
    <w:rsid w:val="032A4C2C"/>
    <w:rsid w:val="033E2A53"/>
    <w:rsid w:val="033E8E88"/>
    <w:rsid w:val="034F29F9"/>
    <w:rsid w:val="034FB116"/>
    <w:rsid w:val="035A0703"/>
    <w:rsid w:val="035CFCF3"/>
    <w:rsid w:val="036C4F2D"/>
    <w:rsid w:val="03709760"/>
    <w:rsid w:val="037B8036"/>
    <w:rsid w:val="03876470"/>
    <w:rsid w:val="0391145C"/>
    <w:rsid w:val="03995445"/>
    <w:rsid w:val="03A3F6DD"/>
    <w:rsid w:val="03AF5BEF"/>
    <w:rsid w:val="03B02EF8"/>
    <w:rsid w:val="03B08A80"/>
    <w:rsid w:val="03B902B1"/>
    <w:rsid w:val="03BA4AF2"/>
    <w:rsid w:val="03BB6AD1"/>
    <w:rsid w:val="03BC2AA4"/>
    <w:rsid w:val="03C15A1C"/>
    <w:rsid w:val="03C21AAD"/>
    <w:rsid w:val="03D5611F"/>
    <w:rsid w:val="03E295BF"/>
    <w:rsid w:val="03E5585A"/>
    <w:rsid w:val="03E8818F"/>
    <w:rsid w:val="03F3E340"/>
    <w:rsid w:val="03F5CB8E"/>
    <w:rsid w:val="0418A12C"/>
    <w:rsid w:val="042EB447"/>
    <w:rsid w:val="04313849"/>
    <w:rsid w:val="0432517B"/>
    <w:rsid w:val="04352326"/>
    <w:rsid w:val="04470BD1"/>
    <w:rsid w:val="044E7A67"/>
    <w:rsid w:val="0459E68B"/>
    <w:rsid w:val="04644E72"/>
    <w:rsid w:val="046893EA"/>
    <w:rsid w:val="047A7BA4"/>
    <w:rsid w:val="0488B542"/>
    <w:rsid w:val="049CE04A"/>
    <w:rsid w:val="04A516C1"/>
    <w:rsid w:val="04AB2201"/>
    <w:rsid w:val="04AC1FC3"/>
    <w:rsid w:val="04AD3788"/>
    <w:rsid w:val="04AD8BCF"/>
    <w:rsid w:val="04B655CE"/>
    <w:rsid w:val="04B9389C"/>
    <w:rsid w:val="04C5232C"/>
    <w:rsid w:val="04C961AC"/>
    <w:rsid w:val="04CB38B3"/>
    <w:rsid w:val="04DA3619"/>
    <w:rsid w:val="04E9A182"/>
    <w:rsid w:val="04EF5D02"/>
    <w:rsid w:val="04F5CE71"/>
    <w:rsid w:val="04F6EBDD"/>
    <w:rsid w:val="05057E32"/>
    <w:rsid w:val="050623F2"/>
    <w:rsid w:val="051F1D12"/>
    <w:rsid w:val="05209710"/>
    <w:rsid w:val="05229B07"/>
    <w:rsid w:val="0524F018"/>
    <w:rsid w:val="0534A11F"/>
    <w:rsid w:val="053C41B4"/>
    <w:rsid w:val="054A5B1C"/>
    <w:rsid w:val="055412B5"/>
    <w:rsid w:val="055FF4CC"/>
    <w:rsid w:val="0571249F"/>
    <w:rsid w:val="0585F0F7"/>
    <w:rsid w:val="05891F30"/>
    <w:rsid w:val="0591B858"/>
    <w:rsid w:val="0592040E"/>
    <w:rsid w:val="059F2E08"/>
    <w:rsid w:val="059F56AE"/>
    <w:rsid w:val="05A58C14"/>
    <w:rsid w:val="05C966FE"/>
    <w:rsid w:val="05CEE775"/>
    <w:rsid w:val="05D04353"/>
    <w:rsid w:val="05DB0B11"/>
    <w:rsid w:val="05DBA025"/>
    <w:rsid w:val="05E6DE1E"/>
    <w:rsid w:val="05F90E19"/>
    <w:rsid w:val="06026A62"/>
    <w:rsid w:val="0614105A"/>
    <w:rsid w:val="061BA766"/>
    <w:rsid w:val="06235FD0"/>
    <w:rsid w:val="06301BBF"/>
    <w:rsid w:val="063AD122"/>
    <w:rsid w:val="0659941E"/>
    <w:rsid w:val="0669C0F3"/>
    <w:rsid w:val="067170E7"/>
    <w:rsid w:val="0671F605"/>
    <w:rsid w:val="06726041"/>
    <w:rsid w:val="0673E1BD"/>
    <w:rsid w:val="06763231"/>
    <w:rsid w:val="0684DAC6"/>
    <w:rsid w:val="06884A23"/>
    <w:rsid w:val="06926894"/>
    <w:rsid w:val="06AED859"/>
    <w:rsid w:val="06C34876"/>
    <w:rsid w:val="06D1228C"/>
    <w:rsid w:val="06DE1116"/>
    <w:rsid w:val="06DF5894"/>
    <w:rsid w:val="06F581E3"/>
    <w:rsid w:val="06F9F895"/>
    <w:rsid w:val="0701102B"/>
    <w:rsid w:val="07168920"/>
    <w:rsid w:val="0719733E"/>
    <w:rsid w:val="071FDCB1"/>
    <w:rsid w:val="0723C05B"/>
    <w:rsid w:val="072C4207"/>
    <w:rsid w:val="074359B2"/>
    <w:rsid w:val="0744A19E"/>
    <w:rsid w:val="074ACBAE"/>
    <w:rsid w:val="075894CB"/>
    <w:rsid w:val="07622B85"/>
    <w:rsid w:val="076243A1"/>
    <w:rsid w:val="076384DD"/>
    <w:rsid w:val="0765375F"/>
    <w:rsid w:val="076E0CDE"/>
    <w:rsid w:val="077794B9"/>
    <w:rsid w:val="077DCAE4"/>
    <w:rsid w:val="07B60579"/>
    <w:rsid w:val="07C25699"/>
    <w:rsid w:val="07DA83FC"/>
    <w:rsid w:val="07DF411D"/>
    <w:rsid w:val="07E35DDC"/>
    <w:rsid w:val="07E3C2AF"/>
    <w:rsid w:val="07E3E730"/>
    <w:rsid w:val="07E58C16"/>
    <w:rsid w:val="07EDD114"/>
    <w:rsid w:val="07F1A82D"/>
    <w:rsid w:val="07F5F276"/>
    <w:rsid w:val="07F5F5F0"/>
    <w:rsid w:val="07F95996"/>
    <w:rsid w:val="07F9F664"/>
    <w:rsid w:val="07FF9141"/>
    <w:rsid w:val="0803C04E"/>
    <w:rsid w:val="08074F8D"/>
    <w:rsid w:val="080FA281"/>
    <w:rsid w:val="08158BDF"/>
    <w:rsid w:val="081FCF40"/>
    <w:rsid w:val="0820D9F0"/>
    <w:rsid w:val="082507DD"/>
    <w:rsid w:val="0829C6F9"/>
    <w:rsid w:val="082BD574"/>
    <w:rsid w:val="082EBF3D"/>
    <w:rsid w:val="08340F4D"/>
    <w:rsid w:val="08392431"/>
    <w:rsid w:val="084E26D0"/>
    <w:rsid w:val="085019BF"/>
    <w:rsid w:val="0850DA17"/>
    <w:rsid w:val="085A0435"/>
    <w:rsid w:val="0868EA1C"/>
    <w:rsid w:val="0876F654"/>
    <w:rsid w:val="08775ED6"/>
    <w:rsid w:val="087CCD4B"/>
    <w:rsid w:val="08838C64"/>
    <w:rsid w:val="0886C14F"/>
    <w:rsid w:val="089892D1"/>
    <w:rsid w:val="08A48FF1"/>
    <w:rsid w:val="08AA3C3C"/>
    <w:rsid w:val="08AD837E"/>
    <w:rsid w:val="08C0321C"/>
    <w:rsid w:val="08C7C3A2"/>
    <w:rsid w:val="08C839A3"/>
    <w:rsid w:val="08CE5800"/>
    <w:rsid w:val="08E28BDC"/>
    <w:rsid w:val="08FDA81C"/>
    <w:rsid w:val="09025577"/>
    <w:rsid w:val="0903365C"/>
    <w:rsid w:val="0904B4FA"/>
    <w:rsid w:val="09056621"/>
    <w:rsid w:val="090632B0"/>
    <w:rsid w:val="090FAFD3"/>
    <w:rsid w:val="090FE5F8"/>
    <w:rsid w:val="09174D5C"/>
    <w:rsid w:val="09216AEB"/>
    <w:rsid w:val="09228BD3"/>
    <w:rsid w:val="0925371D"/>
    <w:rsid w:val="093A4C3A"/>
    <w:rsid w:val="09445455"/>
    <w:rsid w:val="0947878D"/>
    <w:rsid w:val="09647556"/>
    <w:rsid w:val="0967FD7E"/>
    <w:rsid w:val="096A061F"/>
    <w:rsid w:val="0977544F"/>
    <w:rsid w:val="097941F7"/>
    <w:rsid w:val="097C10AE"/>
    <w:rsid w:val="098084B5"/>
    <w:rsid w:val="09879028"/>
    <w:rsid w:val="0988C69C"/>
    <w:rsid w:val="099371ED"/>
    <w:rsid w:val="09A3486A"/>
    <w:rsid w:val="09A4A16F"/>
    <w:rsid w:val="09AD89CA"/>
    <w:rsid w:val="09ADC534"/>
    <w:rsid w:val="09AFC255"/>
    <w:rsid w:val="09BC9426"/>
    <w:rsid w:val="09BD12A5"/>
    <w:rsid w:val="09BF7B1D"/>
    <w:rsid w:val="09CEBDB6"/>
    <w:rsid w:val="09D19DC0"/>
    <w:rsid w:val="09D2BA8C"/>
    <w:rsid w:val="09E694F8"/>
    <w:rsid w:val="09EAF020"/>
    <w:rsid w:val="09F6A296"/>
    <w:rsid w:val="09FAD8DB"/>
    <w:rsid w:val="0A137B16"/>
    <w:rsid w:val="0A1468D7"/>
    <w:rsid w:val="0A178F12"/>
    <w:rsid w:val="0A2BCC80"/>
    <w:rsid w:val="0A35F475"/>
    <w:rsid w:val="0A36F379"/>
    <w:rsid w:val="0A381C17"/>
    <w:rsid w:val="0A439E77"/>
    <w:rsid w:val="0A4A2580"/>
    <w:rsid w:val="0A4B8282"/>
    <w:rsid w:val="0A623383"/>
    <w:rsid w:val="0A71B045"/>
    <w:rsid w:val="0A71F246"/>
    <w:rsid w:val="0A8FAC5D"/>
    <w:rsid w:val="0A9044E1"/>
    <w:rsid w:val="0A9CCC0D"/>
    <w:rsid w:val="0A9E6636"/>
    <w:rsid w:val="0AB333E5"/>
    <w:rsid w:val="0AC203A3"/>
    <w:rsid w:val="0ACEC75A"/>
    <w:rsid w:val="0AD28485"/>
    <w:rsid w:val="0AD44593"/>
    <w:rsid w:val="0ADFFC96"/>
    <w:rsid w:val="0AF13E0C"/>
    <w:rsid w:val="0AF20460"/>
    <w:rsid w:val="0AF209D5"/>
    <w:rsid w:val="0AF98C8F"/>
    <w:rsid w:val="0AFA90D8"/>
    <w:rsid w:val="0B02DEB9"/>
    <w:rsid w:val="0B4735B0"/>
    <w:rsid w:val="0B50F50B"/>
    <w:rsid w:val="0B5A0AB2"/>
    <w:rsid w:val="0B627B58"/>
    <w:rsid w:val="0B6CA59F"/>
    <w:rsid w:val="0BB77789"/>
    <w:rsid w:val="0BBE9D57"/>
    <w:rsid w:val="0BC3C807"/>
    <w:rsid w:val="0BC5D0A8"/>
    <w:rsid w:val="0BC70844"/>
    <w:rsid w:val="0BD55CC0"/>
    <w:rsid w:val="0BD5D88B"/>
    <w:rsid w:val="0BE2DB7C"/>
    <w:rsid w:val="0BE752E3"/>
    <w:rsid w:val="0BF44AA0"/>
    <w:rsid w:val="0BFE4CB0"/>
    <w:rsid w:val="0C081B38"/>
    <w:rsid w:val="0C08695A"/>
    <w:rsid w:val="0C1A30B3"/>
    <w:rsid w:val="0C1DC93B"/>
    <w:rsid w:val="0C2241E6"/>
    <w:rsid w:val="0C2424E5"/>
    <w:rsid w:val="0C301045"/>
    <w:rsid w:val="0C481C22"/>
    <w:rsid w:val="0C516672"/>
    <w:rsid w:val="0C5E90A2"/>
    <w:rsid w:val="0C5F09B2"/>
    <w:rsid w:val="0C601B5D"/>
    <w:rsid w:val="0C6A4959"/>
    <w:rsid w:val="0C744C3F"/>
    <w:rsid w:val="0C75F8E8"/>
    <w:rsid w:val="0C764FAC"/>
    <w:rsid w:val="0C808045"/>
    <w:rsid w:val="0C85E9C3"/>
    <w:rsid w:val="0C8E3620"/>
    <w:rsid w:val="0C9B8AB1"/>
    <w:rsid w:val="0C9C492A"/>
    <w:rsid w:val="0CA3BF8B"/>
    <w:rsid w:val="0CB01C36"/>
    <w:rsid w:val="0CB78EBE"/>
    <w:rsid w:val="0CBB8D44"/>
    <w:rsid w:val="0CBE1405"/>
    <w:rsid w:val="0CC6B00B"/>
    <w:rsid w:val="0CC8494F"/>
    <w:rsid w:val="0CCBE036"/>
    <w:rsid w:val="0CD6D89B"/>
    <w:rsid w:val="0CE313D1"/>
    <w:rsid w:val="0CF56C38"/>
    <w:rsid w:val="0CF5882F"/>
    <w:rsid w:val="0CF86AB3"/>
    <w:rsid w:val="0D012E14"/>
    <w:rsid w:val="0D0384D0"/>
    <w:rsid w:val="0D084613"/>
    <w:rsid w:val="0D276019"/>
    <w:rsid w:val="0D2CFB1E"/>
    <w:rsid w:val="0D398B7F"/>
    <w:rsid w:val="0D445373"/>
    <w:rsid w:val="0D49E49A"/>
    <w:rsid w:val="0D5BD3C9"/>
    <w:rsid w:val="0D6150F8"/>
    <w:rsid w:val="0D62D5EE"/>
    <w:rsid w:val="0D681C84"/>
    <w:rsid w:val="0D7AF28A"/>
    <w:rsid w:val="0D7FF1AB"/>
    <w:rsid w:val="0D8025DF"/>
    <w:rsid w:val="0D819D29"/>
    <w:rsid w:val="0D9B49E7"/>
    <w:rsid w:val="0D9D3BEE"/>
    <w:rsid w:val="0DA52B92"/>
    <w:rsid w:val="0DA813AB"/>
    <w:rsid w:val="0DBEDDA8"/>
    <w:rsid w:val="0DCCE35A"/>
    <w:rsid w:val="0DD2D4A8"/>
    <w:rsid w:val="0DE4A74F"/>
    <w:rsid w:val="0DF3173B"/>
    <w:rsid w:val="0DF4B4BB"/>
    <w:rsid w:val="0E0C69D3"/>
    <w:rsid w:val="0E1E9E68"/>
    <w:rsid w:val="0E20F7B6"/>
    <w:rsid w:val="0E259EF4"/>
    <w:rsid w:val="0E265DE2"/>
    <w:rsid w:val="0E26B94B"/>
    <w:rsid w:val="0E2CF56F"/>
    <w:rsid w:val="0E3AB249"/>
    <w:rsid w:val="0E3BBD8F"/>
    <w:rsid w:val="0E75E6F4"/>
    <w:rsid w:val="0E79C3E3"/>
    <w:rsid w:val="0E88E42B"/>
    <w:rsid w:val="0E892292"/>
    <w:rsid w:val="0E8C8683"/>
    <w:rsid w:val="0EA30BD0"/>
    <w:rsid w:val="0EAB7F11"/>
    <w:rsid w:val="0EADA7E6"/>
    <w:rsid w:val="0EBAA094"/>
    <w:rsid w:val="0EC296AE"/>
    <w:rsid w:val="0EC78167"/>
    <w:rsid w:val="0ECCCA05"/>
    <w:rsid w:val="0ECDC3DC"/>
    <w:rsid w:val="0ED9A58B"/>
    <w:rsid w:val="0EE061F7"/>
    <w:rsid w:val="0EE40231"/>
    <w:rsid w:val="0EE5F302"/>
    <w:rsid w:val="0EE7D13B"/>
    <w:rsid w:val="0EF55E94"/>
    <w:rsid w:val="0EFA454F"/>
    <w:rsid w:val="0F018A1A"/>
    <w:rsid w:val="0F204236"/>
    <w:rsid w:val="0F2447AD"/>
    <w:rsid w:val="0F394557"/>
    <w:rsid w:val="0F3CCA12"/>
    <w:rsid w:val="0F3EF2AC"/>
    <w:rsid w:val="0F45A9D0"/>
    <w:rsid w:val="0F4A08AA"/>
    <w:rsid w:val="0F4EA632"/>
    <w:rsid w:val="0F52A781"/>
    <w:rsid w:val="0F612B18"/>
    <w:rsid w:val="0F707B33"/>
    <w:rsid w:val="0F75FA4C"/>
    <w:rsid w:val="0F88C8BA"/>
    <w:rsid w:val="0F8E3850"/>
    <w:rsid w:val="0F9BA0FA"/>
    <w:rsid w:val="0FA2B165"/>
    <w:rsid w:val="0FA6BEB1"/>
    <w:rsid w:val="0FAA3918"/>
    <w:rsid w:val="0FCDBCEF"/>
    <w:rsid w:val="0FD38991"/>
    <w:rsid w:val="0FD7D1C1"/>
    <w:rsid w:val="0FD964B6"/>
    <w:rsid w:val="0FE72D50"/>
    <w:rsid w:val="0FF53F21"/>
    <w:rsid w:val="100EE07D"/>
    <w:rsid w:val="10261630"/>
    <w:rsid w:val="1031DEC3"/>
    <w:rsid w:val="103491EA"/>
    <w:rsid w:val="10414861"/>
    <w:rsid w:val="10442427"/>
    <w:rsid w:val="1045FE8A"/>
    <w:rsid w:val="104DCB11"/>
    <w:rsid w:val="10515065"/>
    <w:rsid w:val="1054A5CD"/>
    <w:rsid w:val="105639D1"/>
    <w:rsid w:val="1059185A"/>
    <w:rsid w:val="105A5FBF"/>
    <w:rsid w:val="105D2327"/>
    <w:rsid w:val="10628CE8"/>
    <w:rsid w:val="106725EC"/>
    <w:rsid w:val="1067B202"/>
    <w:rsid w:val="1069943D"/>
    <w:rsid w:val="106C5A5B"/>
    <w:rsid w:val="106E07B6"/>
    <w:rsid w:val="107513E9"/>
    <w:rsid w:val="1076F684"/>
    <w:rsid w:val="1077C6B1"/>
    <w:rsid w:val="1081667A"/>
    <w:rsid w:val="108555D4"/>
    <w:rsid w:val="1088A772"/>
    <w:rsid w:val="108D705D"/>
    <w:rsid w:val="10932C1C"/>
    <w:rsid w:val="109BB412"/>
    <w:rsid w:val="10A641DB"/>
    <w:rsid w:val="10BB011F"/>
    <w:rsid w:val="10C12B34"/>
    <w:rsid w:val="10D375EC"/>
    <w:rsid w:val="10E8DF63"/>
    <w:rsid w:val="110562AF"/>
    <w:rsid w:val="1110EA12"/>
    <w:rsid w:val="111B3B65"/>
    <w:rsid w:val="111DAA58"/>
    <w:rsid w:val="111E96F7"/>
    <w:rsid w:val="1132008C"/>
    <w:rsid w:val="113218E3"/>
    <w:rsid w:val="113760F5"/>
    <w:rsid w:val="113FABF9"/>
    <w:rsid w:val="114E610A"/>
    <w:rsid w:val="116E40C0"/>
    <w:rsid w:val="117762E5"/>
    <w:rsid w:val="1183A1D8"/>
    <w:rsid w:val="118EFE67"/>
    <w:rsid w:val="1190F65A"/>
    <w:rsid w:val="1191CFA0"/>
    <w:rsid w:val="1197CB34"/>
    <w:rsid w:val="11A12584"/>
    <w:rsid w:val="11A4D8E2"/>
    <w:rsid w:val="11B3696C"/>
    <w:rsid w:val="11B8B5E1"/>
    <w:rsid w:val="11BAE2DB"/>
    <w:rsid w:val="11C33E7B"/>
    <w:rsid w:val="11D932FA"/>
    <w:rsid w:val="11DA50AB"/>
    <w:rsid w:val="11E40EEB"/>
    <w:rsid w:val="11E7A204"/>
    <w:rsid w:val="11EA0536"/>
    <w:rsid w:val="11EDDEAC"/>
    <w:rsid w:val="11F080C5"/>
    <w:rsid w:val="11F16EE0"/>
    <w:rsid w:val="11F1EC56"/>
    <w:rsid w:val="11FB5071"/>
    <w:rsid w:val="120FE898"/>
    <w:rsid w:val="1219DEAF"/>
    <w:rsid w:val="122EB237"/>
    <w:rsid w:val="12458981"/>
    <w:rsid w:val="124C1503"/>
    <w:rsid w:val="12506C99"/>
    <w:rsid w:val="1256AE56"/>
    <w:rsid w:val="125AE6B5"/>
    <w:rsid w:val="125B41A4"/>
    <w:rsid w:val="12664923"/>
    <w:rsid w:val="12679C6D"/>
    <w:rsid w:val="12686BEA"/>
    <w:rsid w:val="126F5B82"/>
    <w:rsid w:val="1275FA61"/>
    <w:rsid w:val="12850F9B"/>
    <w:rsid w:val="128C1AAB"/>
    <w:rsid w:val="12980DFA"/>
    <w:rsid w:val="12A3D990"/>
    <w:rsid w:val="12AE3AC3"/>
    <w:rsid w:val="12B28065"/>
    <w:rsid w:val="12B55F92"/>
    <w:rsid w:val="12B6B38F"/>
    <w:rsid w:val="12B70A8A"/>
    <w:rsid w:val="12BCFA37"/>
    <w:rsid w:val="12C9AF5F"/>
    <w:rsid w:val="12E187B8"/>
    <w:rsid w:val="12F0F0D4"/>
    <w:rsid w:val="12F1EEB2"/>
    <w:rsid w:val="1300BE19"/>
    <w:rsid w:val="130A8435"/>
    <w:rsid w:val="130EB126"/>
    <w:rsid w:val="132B9FF9"/>
    <w:rsid w:val="1333E8AE"/>
    <w:rsid w:val="1336C7D2"/>
    <w:rsid w:val="13381B33"/>
    <w:rsid w:val="133A2BBA"/>
    <w:rsid w:val="133BDE0F"/>
    <w:rsid w:val="1348D13F"/>
    <w:rsid w:val="1349FAF0"/>
    <w:rsid w:val="134E9A8B"/>
    <w:rsid w:val="135E8165"/>
    <w:rsid w:val="1370C883"/>
    <w:rsid w:val="1373ED61"/>
    <w:rsid w:val="13835C19"/>
    <w:rsid w:val="13866AFE"/>
    <w:rsid w:val="138B894C"/>
    <w:rsid w:val="138DEA43"/>
    <w:rsid w:val="13A134FF"/>
    <w:rsid w:val="13B14AA4"/>
    <w:rsid w:val="13C5DE68"/>
    <w:rsid w:val="13E83A30"/>
    <w:rsid w:val="13E8D364"/>
    <w:rsid w:val="13F0DEAD"/>
    <w:rsid w:val="13FF2488"/>
    <w:rsid w:val="140675B7"/>
    <w:rsid w:val="14441B7A"/>
    <w:rsid w:val="144DEB2C"/>
    <w:rsid w:val="1457B7DE"/>
    <w:rsid w:val="145B77BD"/>
    <w:rsid w:val="147E59B2"/>
    <w:rsid w:val="14862301"/>
    <w:rsid w:val="1493D049"/>
    <w:rsid w:val="149526E4"/>
    <w:rsid w:val="149A6F65"/>
    <w:rsid w:val="149F9991"/>
    <w:rsid w:val="14BE1FB0"/>
    <w:rsid w:val="14C9AB70"/>
    <w:rsid w:val="14CB1581"/>
    <w:rsid w:val="14D54132"/>
    <w:rsid w:val="14D6BA4D"/>
    <w:rsid w:val="14D7C09A"/>
    <w:rsid w:val="14EDC898"/>
    <w:rsid w:val="14EE0753"/>
    <w:rsid w:val="15049BB1"/>
    <w:rsid w:val="1517FE0E"/>
    <w:rsid w:val="1524E661"/>
    <w:rsid w:val="152F5D91"/>
    <w:rsid w:val="1535A9F0"/>
    <w:rsid w:val="154D165F"/>
    <w:rsid w:val="15639151"/>
    <w:rsid w:val="156A6C31"/>
    <w:rsid w:val="156FA8B3"/>
    <w:rsid w:val="1570DD28"/>
    <w:rsid w:val="157D1EAC"/>
    <w:rsid w:val="1584E0A5"/>
    <w:rsid w:val="1591230A"/>
    <w:rsid w:val="159412E4"/>
    <w:rsid w:val="1594FA80"/>
    <w:rsid w:val="15963EE3"/>
    <w:rsid w:val="15972B84"/>
    <w:rsid w:val="159BA34B"/>
    <w:rsid w:val="15A5D76B"/>
    <w:rsid w:val="15BFD7CE"/>
    <w:rsid w:val="15CBADB1"/>
    <w:rsid w:val="15DDA306"/>
    <w:rsid w:val="15E7D4B7"/>
    <w:rsid w:val="15EFE70D"/>
    <w:rsid w:val="15F58A7B"/>
    <w:rsid w:val="15F7B003"/>
    <w:rsid w:val="1601F89E"/>
    <w:rsid w:val="160A0143"/>
    <w:rsid w:val="1626481F"/>
    <w:rsid w:val="1635094E"/>
    <w:rsid w:val="1641EC68"/>
    <w:rsid w:val="164B33EB"/>
    <w:rsid w:val="16508D45"/>
    <w:rsid w:val="1653F004"/>
    <w:rsid w:val="165AB6ED"/>
    <w:rsid w:val="1664B2F2"/>
    <w:rsid w:val="166759C4"/>
    <w:rsid w:val="16787B62"/>
    <w:rsid w:val="168978E6"/>
    <w:rsid w:val="1689EC74"/>
    <w:rsid w:val="168C2624"/>
    <w:rsid w:val="168CC1BC"/>
    <w:rsid w:val="1698F18B"/>
    <w:rsid w:val="169D05CA"/>
    <w:rsid w:val="16A131F0"/>
    <w:rsid w:val="16A67819"/>
    <w:rsid w:val="16AD6F6D"/>
    <w:rsid w:val="16C15F68"/>
    <w:rsid w:val="16C3884E"/>
    <w:rsid w:val="16D3FEF5"/>
    <w:rsid w:val="16FC6088"/>
    <w:rsid w:val="1714FCD6"/>
    <w:rsid w:val="17279E91"/>
    <w:rsid w:val="173C4E08"/>
    <w:rsid w:val="173E6375"/>
    <w:rsid w:val="17449868"/>
    <w:rsid w:val="175E1392"/>
    <w:rsid w:val="17B2E53E"/>
    <w:rsid w:val="17B3399B"/>
    <w:rsid w:val="17C62DB5"/>
    <w:rsid w:val="17CCA2D1"/>
    <w:rsid w:val="17CDDE7A"/>
    <w:rsid w:val="17E463C9"/>
    <w:rsid w:val="17F9204D"/>
    <w:rsid w:val="17FE3FEB"/>
    <w:rsid w:val="18057A8F"/>
    <w:rsid w:val="181762A7"/>
    <w:rsid w:val="1823EEA0"/>
    <w:rsid w:val="182BA8D2"/>
    <w:rsid w:val="18325A40"/>
    <w:rsid w:val="1833CCA7"/>
    <w:rsid w:val="1837BF3B"/>
    <w:rsid w:val="184831AA"/>
    <w:rsid w:val="184B79C1"/>
    <w:rsid w:val="184C9904"/>
    <w:rsid w:val="1869CB70"/>
    <w:rsid w:val="186BE14C"/>
    <w:rsid w:val="186C43AE"/>
    <w:rsid w:val="187C812D"/>
    <w:rsid w:val="187F6231"/>
    <w:rsid w:val="1891B261"/>
    <w:rsid w:val="1894A183"/>
    <w:rsid w:val="189B694A"/>
    <w:rsid w:val="189B7F40"/>
    <w:rsid w:val="189DB1D6"/>
    <w:rsid w:val="18A3342D"/>
    <w:rsid w:val="18AAE609"/>
    <w:rsid w:val="18B044B8"/>
    <w:rsid w:val="18BA8685"/>
    <w:rsid w:val="18CFE1EF"/>
    <w:rsid w:val="18E66F71"/>
    <w:rsid w:val="18EC2FD4"/>
    <w:rsid w:val="18F8543A"/>
    <w:rsid w:val="191E454B"/>
    <w:rsid w:val="19203D81"/>
    <w:rsid w:val="1927382C"/>
    <w:rsid w:val="193392D7"/>
    <w:rsid w:val="1941B9F2"/>
    <w:rsid w:val="19448DCF"/>
    <w:rsid w:val="1952DD8C"/>
    <w:rsid w:val="19555157"/>
    <w:rsid w:val="195F1FEC"/>
    <w:rsid w:val="19763AEA"/>
    <w:rsid w:val="199F4881"/>
    <w:rsid w:val="19BE073D"/>
    <w:rsid w:val="19D22818"/>
    <w:rsid w:val="19DF21AD"/>
    <w:rsid w:val="19E74EAA"/>
    <w:rsid w:val="19EEB7EA"/>
    <w:rsid w:val="19FBB582"/>
    <w:rsid w:val="1A026E8C"/>
    <w:rsid w:val="1A08AC50"/>
    <w:rsid w:val="1A08C163"/>
    <w:rsid w:val="1A1F4591"/>
    <w:rsid w:val="1A29BFB9"/>
    <w:rsid w:val="1A2F08F8"/>
    <w:rsid w:val="1A31AF80"/>
    <w:rsid w:val="1A3729B5"/>
    <w:rsid w:val="1A4B8DDF"/>
    <w:rsid w:val="1A4EC04E"/>
    <w:rsid w:val="1A62706F"/>
    <w:rsid w:val="1A68D8A1"/>
    <w:rsid w:val="1A713A5E"/>
    <w:rsid w:val="1A8037B5"/>
    <w:rsid w:val="1A8D1C24"/>
    <w:rsid w:val="1A8F4DE9"/>
    <w:rsid w:val="1A9BD30F"/>
    <w:rsid w:val="1AA4EE96"/>
    <w:rsid w:val="1AB4ACAE"/>
    <w:rsid w:val="1AB4B0FC"/>
    <w:rsid w:val="1AC74D66"/>
    <w:rsid w:val="1ADAB617"/>
    <w:rsid w:val="1ADB0CCB"/>
    <w:rsid w:val="1AE945E5"/>
    <w:rsid w:val="1AEF01C7"/>
    <w:rsid w:val="1AF9D6DE"/>
    <w:rsid w:val="1AFAFADA"/>
    <w:rsid w:val="1B025FE3"/>
    <w:rsid w:val="1B02E871"/>
    <w:rsid w:val="1B083442"/>
    <w:rsid w:val="1B2E4648"/>
    <w:rsid w:val="1B35FE85"/>
    <w:rsid w:val="1B42A84D"/>
    <w:rsid w:val="1B494393"/>
    <w:rsid w:val="1B55EFF8"/>
    <w:rsid w:val="1B5AA7EA"/>
    <w:rsid w:val="1B5B474B"/>
    <w:rsid w:val="1B6728B3"/>
    <w:rsid w:val="1B6C1C35"/>
    <w:rsid w:val="1B79A8AC"/>
    <w:rsid w:val="1B807BBC"/>
    <w:rsid w:val="1B84DDE1"/>
    <w:rsid w:val="1B869439"/>
    <w:rsid w:val="1B874A19"/>
    <w:rsid w:val="1B8805C0"/>
    <w:rsid w:val="1B8B45C5"/>
    <w:rsid w:val="1BA19C8C"/>
    <w:rsid w:val="1BA56519"/>
    <w:rsid w:val="1BA58933"/>
    <w:rsid w:val="1BC225CD"/>
    <w:rsid w:val="1BCDE8A9"/>
    <w:rsid w:val="1BD030D1"/>
    <w:rsid w:val="1BDA8415"/>
    <w:rsid w:val="1BE4FDB5"/>
    <w:rsid w:val="1BEAB5BB"/>
    <w:rsid w:val="1BF9D100"/>
    <w:rsid w:val="1BFD2534"/>
    <w:rsid w:val="1C0726BD"/>
    <w:rsid w:val="1C1B94B3"/>
    <w:rsid w:val="1C2B25AF"/>
    <w:rsid w:val="1C306A3E"/>
    <w:rsid w:val="1C3100CB"/>
    <w:rsid w:val="1C413D61"/>
    <w:rsid w:val="1C596B9D"/>
    <w:rsid w:val="1C5E2014"/>
    <w:rsid w:val="1C784824"/>
    <w:rsid w:val="1C7B3E1C"/>
    <w:rsid w:val="1C81982F"/>
    <w:rsid w:val="1C8301BD"/>
    <w:rsid w:val="1C865446"/>
    <w:rsid w:val="1C889CEE"/>
    <w:rsid w:val="1C97DF5D"/>
    <w:rsid w:val="1CAD8D6A"/>
    <w:rsid w:val="1CB1BD15"/>
    <w:rsid w:val="1CB1D6F4"/>
    <w:rsid w:val="1CB99708"/>
    <w:rsid w:val="1CC6648D"/>
    <w:rsid w:val="1CCD190B"/>
    <w:rsid w:val="1CD83177"/>
    <w:rsid w:val="1CD8731F"/>
    <w:rsid w:val="1CDEBE77"/>
    <w:rsid w:val="1D14214A"/>
    <w:rsid w:val="1D166E52"/>
    <w:rsid w:val="1D169283"/>
    <w:rsid w:val="1D2FF848"/>
    <w:rsid w:val="1D47C78C"/>
    <w:rsid w:val="1D575898"/>
    <w:rsid w:val="1D629184"/>
    <w:rsid w:val="1D7709F7"/>
    <w:rsid w:val="1D8B4A85"/>
    <w:rsid w:val="1D94235F"/>
    <w:rsid w:val="1DB21003"/>
    <w:rsid w:val="1DC390F4"/>
    <w:rsid w:val="1DC59C22"/>
    <w:rsid w:val="1DD258BA"/>
    <w:rsid w:val="1DDF2AB2"/>
    <w:rsid w:val="1DE0D272"/>
    <w:rsid w:val="1DE13B33"/>
    <w:rsid w:val="1DEC0314"/>
    <w:rsid w:val="1E008C6D"/>
    <w:rsid w:val="1E078788"/>
    <w:rsid w:val="1E07EAB8"/>
    <w:rsid w:val="1E0BB2E7"/>
    <w:rsid w:val="1E0BEB24"/>
    <w:rsid w:val="1E0D394F"/>
    <w:rsid w:val="1E216646"/>
    <w:rsid w:val="1E235B1E"/>
    <w:rsid w:val="1E2B1187"/>
    <w:rsid w:val="1E2BA60E"/>
    <w:rsid w:val="1E2EE0E9"/>
    <w:rsid w:val="1E332890"/>
    <w:rsid w:val="1E380764"/>
    <w:rsid w:val="1E38B80B"/>
    <w:rsid w:val="1E3D1B12"/>
    <w:rsid w:val="1E54B9E2"/>
    <w:rsid w:val="1E5FECF5"/>
    <w:rsid w:val="1E62B28A"/>
    <w:rsid w:val="1E70BB82"/>
    <w:rsid w:val="1E785169"/>
    <w:rsid w:val="1E9117B0"/>
    <w:rsid w:val="1E9AD537"/>
    <w:rsid w:val="1EA00AA7"/>
    <w:rsid w:val="1EA4FDE9"/>
    <w:rsid w:val="1EADD256"/>
    <w:rsid w:val="1EAE4720"/>
    <w:rsid w:val="1EB8A264"/>
    <w:rsid w:val="1EC6EFD6"/>
    <w:rsid w:val="1EE30A48"/>
    <w:rsid w:val="1EE84A0A"/>
    <w:rsid w:val="1EF54163"/>
    <w:rsid w:val="1EF92FA9"/>
    <w:rsid w:val="1F07325C"/>
    <w:rsid w:val="1F114B3A"/>
    <w:rsid w:val="1F142E93"/>
    <w:rsid w:val="1F1634D3"/>
    <w:rsid w:val="1F190DFC"/>
    <w:rsid w:val="1F1BAD09"/>
    <w:rsid w:val="1F3B7EDA"/>
    <w:rsid w:val="1F4D3440"/>
    <w:rsid w:val="1F54419F"/>
    <w:rsid w:val="1F5B5C10"/>
    <w:rsid w:val="1F60F8FE"/>
    <w:rsid w:val="1F727A90"/>
    <w:rsid w:val="1F74E094"/>
    <w:rsid w:val="1F7D6BB4"/>
    <w:rsid w:val="1F81D4A9"/>
    <w:rsid w:val="1F882F86"/>
    <w:rsid w:val="1F8AEA93"/>
    <w:rsid w:val="1F8C4BA5"/>
    <w:rsid w:val="1F93B1B9"/>
    <w:rsid w:val="1F998743"/>
    <w:rsid w:val="1F9BB5BF"/>
    <w:rsid w:val="1F9D40FA"/>
    <w:rsid w:val="1F9D781B"/>
    <w:rsid w:val="1F9DCFA5"/>
    <w:rsid w:val="1FA64753"/>
    <w:rsid w:val="1FAC7CC8"/>
    <w:rsid w:val="1FB48B9C"/>
    <w:rsid w:val="1FCC807B"/>
    <w:rsid w:val="1FD25171"/>
    <w:rsid w:val="1FD26DDA"/>
    <w:rsid w:val="1FD5C1B5"/>
    <w:rsid w:val="1FDAD967"/>
    <w:rsid w:val="1FDF28AE"/>
    <w:rsid w:val="1FE2DEEB"/>
    <w:rsid w:val="1FE6655C"/>
    <w:rsid w:val="1FE93E89"/>
    <w:rsid w:val="1FFAE1B7"/>
    <w:rsid w:val="1FFC8B07"/>
    <w:rsid w:val="1FFCB15D"/>
    <w:rsid w:val="20005785"/>
    <w:rsid w:val="2003ED74"/>
    <w:rsid w:val="2005E8C0"/>
    <w:rsid w:val="2006CF96"/>
    <w:rsid w:val="200A16A5"/>
    <w:rsid w:val="201B04FF"/>
    <w:rsid w:val="201E936E"/>
    <w:rsid w:val="202794C1"/>
    <w:rsid w:val="202A8394"/>
    <w:rsid w:val="2052F282"/>
    <w:rsid w:val="2053A9DB"/>
    <w:rsid w:val="205A2DEC"/>
    <w:rsid w:val="205D814A"/>
    <w:rsid w:val="20621C22"/>
    <w:rsid w:val="206D0A2D"/>
    <w:rsid w:val="207157D0"/>
    <w:rsid w:val="20774BF1"/>
    <w:rsid w:val="20C20783"/>
    <w:rsid w:val="20D74F3B"/>
    <w:rsid w:val="20DA034B"/>
    <w:rsid w:val="20F796B4"/>
    <w:rsid w:val="20FA740B"/>
    <w:rsid w:val="210D8B76"/>
    <w:rsid w:val="210ED97A"/>
    <w:rsid w:val="2112E4C4"/>
    <w:rsid w:val="211314F7"/>
    <w:rsid w:val="2127EE77"/>
    <w:rsid w:val="2133E8AD"/>
    <w:rsid w:val="213572D1"/>
    <w:rsid w:val="213DE651"/>
    <w:rsid w:val="21441FAB"/>
    <w:rsid w:val="21486792"/>
    <w:rsid w:val="215522A9"/>
    <w:rsid w:val="2157BDDA"/>
    <w:rsid w:val="2159A513"/>
    <w:rsid w:val="2161CCDB"/>
    <w:rsid w:val="216BE68D"/>
    <w:rsid w:val="216E21D2"/>
    <w:rsid w:val="217DFEF4"/>
    <w:rsid w:val="2190E960"/>
    <w:rsid w:val="21922879"/>
    <w:rsid w:val="21938C55"/>
    <w:rsid w:val="219ECFC5"/>
    <w:rsid w:val="21BBF6A7"/>
    <w:rsid w:val="21BECBEC"/>
    <w:rsid w:val="21D3BA75"/>
    <w:rsid w:val="21D7D734"/>
    <w:rsid w:val="21FB6D9D"/>
    <w:rsid w:val="220622BD"/>
    <w:rsid w:val="220B62D8"/>
    <w:rsid w:val="22149D84"/>
    <w:rsid w:val="2218FAF7"/>
    <w:rsid w:val="221BD350"/>
    <w:rsid w:val="221F52F8"/>
    <w:rsid w:val="2223CBF4"/>
    <w:rsid w:val="2228A89E"/>
    <w:rsid w:val="2237B490"/>
    <w:rsid w:val="223BF4C8"/>
    <w:rsid w:val="223D2736"/>
    <w:rsid w:val="223FAB02"/>
    <w:rsid w:val="22424BBA"/>
    <w:rsid w:val="224740E8"/>
    <w:rsid w:val="22479FD9"/>
    <w:rsid w:val="22547A84"/>
    <w:rsid w:val="225B0C9A"/>
    <w:rsid w:val="22604A9A"/>
    <w:rsid w:val="22628F5A"/>
    <w:rsid w:val="2262A12D"/>
    <w:rsid w:val="2267E213"/>
    <w:rsid w:val="2286F924"/>
    <w:rsid w:val="229D3F70"/>
    <w:rsid w:val="229EC899"/>
    <w:rsid w:val="229F86BE"/>
    <w:rsid w:val="22ACD2F9"/>
    <w:rsid w:val="22B2A36A"/>
    <w:rsid w:val="22B4E5E5"/>
    <w:rsid w:val="22B6FC8B"/>
    <w:rsid w:val="22D28798"/>
    <w:rsid w:val="22E2142F"/>
    <w:rsid w:val="22EB8F9C"/>
    <w:rsid w:val="22F2F8E7"/>
    <w:rsid w:val="22F6B3E3"/>
    <w:rsid w:val="22F96880"/>
    <w:rsid w:val="22FA8CEE"/>
    <w:rsid w:val="2301B6A1"/>
    <w:rsid w:val="2308033E"/>
    <w:rsid w:val="230A3AA6"/>
    <w:rsid w:val="2344C05B"/>
    <w:rsid w:val="234C8B95"/>
    <w:rsid w:val="234E22F9"/>
    <w:rsid w:val="2358A587"/>
    <w:rsid w:val="23648A58"/>
    <w:rsid w:val="2364F3C7"/>
    <w:rsid w:val="2366F03B"/>
    <w:rsid w:val="236D5FDD"/>
    <w:rsid w:val="236DC4A1"/>
    <w:rsid w:val="2370865B"/>
    <w:rsid w:val="23723B3F"/>
    <w:rsid w:val="2372D7DF"/>
    <w:rsid w:val="237B8288"/>
    <w:rsid w:val="237DA1A6"/>
    <w:rsid w:val="23826628"/>
    <w:rsid w:val="23858748"/>
    <w:rsid w:val="2387B364"/>
    <w:rsid w:val="23A77CCC"/>
    <w:rsid w:val="23B1FE7F"/>
    <w:rsid w:val="23D4A820"/>
    <w:rsid w:val="23DD1C49"/>
    <w:rsid w:val="23E4A9E2"/>
    <w:rsid w:val="23EBA383"/>
    <w:rsid w:val="23ECF793"/>
    <w:rsid w:val="23F52E10"/>
    <w:rsid w:val="23F88C02"/>
    <w:rsid w:val="24023CF6"/>
    <w:rsid w:val="2404D29B"/>
    <w:rsid w:val="24134AC0"/>
    <w:rsid w:val="2415A8DC"/>
    <w:rsid w:val="24168C88"/>
    <w:rsid w:val="241C84CE"/>
    <w:rsid w:val="2423816D"/>
    <w:rsid w:val="24350B07"/>
    <w:rsid w:val="243789E5"/>
    <w:rsid w:val="243F821B"/>
    <w:rsid w:val="24640D05"/>
    <w:rsid w:val="24660126"/>
    <w:rsid w:val="2468B5EE"/>
    <w:rsid w:val="24797D89"/>
    <w:rsid w:val="24842A83"/>
    <w:rsid w:val="2487F1F3"/>
    <w:rsid w:val="248CF02C"/>
    <w:rsid w:val="24A1970B"/>
    <w:rsid w:val="24A1C9F2"/>
    <w:rsid w:val="24A41AB8"/>
    <w:rsid w:val="24A47E80"/>
    <w:rsid w:val="24A58A9F"/>
    <w:rsid w:val="24AFA32A"/>
    <w:rsid w:val="24B4ACF8"/>
    <w:rsid w:val="24BE4F0E"/>
    <w:rsid w:val="24D335EC"/>
    <w:rsid w:val="24D51E5E"/>
    <w:rsid w:val="24D62688"/>
    <w:rsid w:val="24F2475F"/>
    <w:rsid w:val="2502ABFE"/>
    <w:rsid w:val="2503BB23"/>
    <w:rsid w:val="25121759"/>
    <w:rsid w:val="2515DD9C"/>
    <w:rsid w:val="251C80EC"/>
    <w:rsid w:val="25213598"/>
    <w:rsid w:val="25236698"/>
    <w:rsid w:val="2527CB85"/>
    <w:rsid w:val="252D53CE"/>
    <w:rsid w:val="25332FC4"/>
    <w:rsid w:val="2558BA22"/>
    <w:rsid w:val="255BFA89"/>
    <w:rsid w:val="25775AD5"/>
    <w:rsid w:val="258A30E3"/>
    <w:rsid w:val="25B400EB"/>
    <w:rsid w:val="25B641F6"/>
    <w:rsid w:val="25B6EF3A"/>
    <w:rsid w:val="25BFC741"/>
    <w:rsid w:val="25C158F8"/>
    <w:rsid w:val="25C28F26"/>
    <w:rsid w:val="25CAADB5"/>
    <w:rsid w:val="25D32FB2"/>
    <w:rsid w:val="25DDCADD"/>
    <w:rsid w:val="25E5C764"/>
    <w:rsid w:val="25E98BD7"/>
    <w:rsid w:val="25F2EC24"/>
    <w:rsid w:val="25FCAC96"/>
    <w:rsid w:val="260F5CF8"/>
    <w:rsid w:val="2632CB5C"/>
    <w:rsid w:val="2632F65F"/>
    <w:rsid w:val="26334B6F"/>
    <w:rsid w:val="263A31CC"/>
    <w:rsid w:val="263EA230"/>
    <w:rsid w:val="263F45BF"/>
    <w:rsid w:val="264192F5"/>
    <w:rsid w:val="2649E944"/>
    <w:rsid w:val="264CF129"/>
    <w:rsid w:val="266BE4E7"/>
    <w:rsid w:val="266DB362"/>
    <w:rsid w:val="26865E73"/>
    <w:rsid w:val="268B40A0"/>
    <w:rsid w:val="268DD477"/>
    <w:rsid w:val="26B33F4C"/>
    <w:rsid w:val="26B6F390"/>
    <w:rsid w:val="26C870DD"/>
    <w:rsid w:val="26CB1E42"/>
    <w:rsid w:val="26D77FF2"/>
    <w:rsid w:val="26E22F40"/>
    <w:rsid w:val="26F1AA55"/>
    <w:rsid w:val="26F6E711"/>
    <w:rsid w:val="2710AA73"/>
    <w:rsid w:val="27119DAA"/>
    <w:rsid w:val="271B728E"/>
    <w:rsid w:val="271EF634"/>
    <w:rsid w:val="272BCCAF"/>
    <w:rsid w:val="272E1B7E"/>
    <w:rsid w:val="2731B1CD"/>
    <w:rsid w:val="2753DC19"/>
    <w:rsid w:val="275BFD6E"/>
    <w:rsid w:val="275F3E05"/>
    <w:rsid w:val="27616458"/>
    <w:rsid w:val="2763493B"/>
    <w:rsid w:val="27676587"/>
    <w:rsid w:val="27751714"/>
    <w:rsid w:val="27796E8F"/>
    <w:rsid w:val="277F4D2E"/>
    <w:rsid w:val="277F79EC"/>
    <w:rsid w:val="2785A5C9"/>
    <w:rsid w:val="278E8D77"/>
    <w:rsid w:val="27969472"/>
    <w:rsid w:val="2796C1D6"/>
    <w:rsid w:val="27992ADC"/>
    <w:rsid w:val="279E59B3"/>
    <w:rsid w:val="27A239D3"/>
    <w:rsid w:val="27AD4C68"/>
    <w:rsid w:val="27B59E63"/>
    <w:rsid w:val="27BB7EE6"/>
    <w:rsid w:val="27CD545D"/>
    <w:rsid w:val="27D77A9A"/>
    <w:rsid w:val="27E60FBF"/>
    <w:rsid w:val="27EC59E4"/>
    <w:rsid w:val="27FC14AF"/>
    <w:rsid w:val="2800BAC1"/>
    <w:rsid w:val="281A7638"/>
    <w:rsid w:val="282748BB"/>
    <w:rsid w:val="282E3067"/>
    <w:rsid w:val="283995FE"/>
    <w:rsid w:val="284D0981"/>
    <w:rsid w:val="284D9258"/>
    <w:rsid w:val="285872A6"/>
    <w:rsid w:val="285A1B86"/>
    <w:rsid w:val="285F01D5"/>
    <w:rsid w:val="286E4F8F"/>
    <w:rsid w:val="2871B8E3"/>
    <w:rsid w:val="2872B961"/>
    <w:rsid w:val="287F8B8B"/>
    <w:rsid w:val="288ADD4C"/>
    <w:rsid w:val="288EF4DD"/>
    <w:rsid w:val="28974238"/>
    <w:rsid w:val="28ABA141"/>
    <w:rsid w:val="28BE0B4B"/>
    <w:rsid w:val="28C58475"/>
    <w:rsid w:val="28C8A541"/>
    <w:rsid w:val="28D74482"/>
    <w:rsid w:val="28E23CF8"/>
    <w:rsid w:val="290D3B40"/>
    <w:rsid w:val="29160870"/>
    <w:rsid w:val="29180D7D"/>
    <w:rsid w:val="2925E236"/>
    <w:rsid w:val="29275F83"/>
    <w:rsid w:val="29279F2E"/>
    <w:rsid w:val="293CEF53"/>
    <w:rsid w:val="294EE77A"/>
    <w:rsid w:val="29691B6E"/>
    <w:rsid w:val="29764D9E"/>
    <w:rsid w:val="2978A8B2"/>
    <w:rsid w:val="2988D47F"/>
    <w:rsid w:val="298EFCD6"/>
    <w:rsid w:val="29997C26"/>
    <w:rsid w:val="299A53F4"/>
    <w:rsid w:val="29A32D16"/>
    <w:rsid w:val="29BE299A"/>
    <w:rsid w:val="29BF7045"/>
    <w:rsid w:val="29C6DAAC"/>
    <w:rsid w:val="29CFAE04"/>
    <w:rsid w:val="29D50DFC"/>
    <w:rsid w:val="29D57ACE"/>
    <w:rsid w:val="29D7EED9"/>
    <w:rsid w:val="29DCE07F"/>
    <w:rsid w:val="29E49FAF"/>
    <w:rsid w:val="29E9AA92"/>
    <w:rsid w:val="29EC901D"/>
    <w:rsid w:val="29EEA71E"/>
    <w:rsid w:val="29FC1B71"/>
    <w:rsid w:val="29FF868A"/>
    <w:rsid w:val="2A030C77"/>
    <w:rsid w:val="2A0BDC70"/>
    <w:rsid w:val="2A105946"/>
    <w:rsid w:val="2A1B6FA0"/>
    <w:rsid w:val="2A282AC8"/>
    <w:rsid w:val="2A36A3C5"/>
    <w:rsid w:val="2A40E29D"/>
    <w:rsid w:val="2A479AA7"/>
    <w:rsid w:val="2A5162F1"/>
    <w:rsid w:val="2A541A2B"/>
    <w:rsid w:val="2A6830A5"/>
    <w:rsid w:val="2A6C46EC"/>
    <w:rsid w:val="2A7CA9D7"/>
    <w:rsid w:val="2A8CDB11"/>
    <w:rsid w:val="2A907D1A"/>
    <w:rsid w:val="2A90CEA9"/>
    <w:rsid w:val="2A9B7BF1"/>
    <w:rsid w:val="2AB52218"/>
    <w:rsid w:val="2ABD1342"/>
    <w:rsid w:val="2ABF03A5"/>
    <w:rsid w:val="2AD71085"/>
    <w:rsid w:val="2AE24DC4"/>
    <w:rsid w:val="2AE678B4"/>
    <w:rsid w:val="2AF7B1DD"/>
    <w:rsid w:val="2AFAD908"/>
    <w:rsid w:val="2AFDF588"/>
    <w:rsid w:val="2B04E626"/>
    <w:rsid w:val="2B0D727C"/>
    <w:rsid w:val="2B196F38"/>
    <w:rsid w:val="2B24F332"/>
    <w:rsid w:val="2B2E9BB4"/>
    <w:rsid w:val="2B326B27"/>
    <w:rsid w:val="2B36139C"/>
    <w:rsid w:val="2B3B1581"/>
    <w:rsid w:val="2B40F97E"/>
    <w:rsid w:val="2B534055"/>
    <w:rsid w:val="2B6A06EE"/>
    <w:rsid w:val="2B83DED1"/>
    <w:rsid w:val="2B9A1374"/>
    <w:rsid w:val="2B9B896F"/>
    <w:rsid w:val="2BA04C6E"/>
    <w:rsid w:val="2BA3D19E"/>
    <w:rsid w:val="2BA7E297"/>
    <w:rsid w:val="2BAAF7D3"/>
    <w:rsid w:val="2BB74EFD"/>
    <w:rsid w:val="2BBB38A6"/>
    <w:rsid w:val="2BC3A890"/>
    <w:rsid w:val="2BD36204"/>
    <w:rsid w:val="2BE29F54"/>
    <w:rsid w:val="2BFDC4EF"/>
    <w:rsid w:val="2BFEF17E"/>
    <w:rsid w:val="2C04E02C"/>
    <w:rsid w:val="2C09D028"/>
    <w:rsid w:val="2C1D4A9F"/>
    <w:rsid w:val="2C206214"/>
    <w:rsid w:val="2C21811A"/>
    <w:rsid w:val="2C322DF1"/>
    <w:rsid w:val="2C362222"/>
    <w:rsid w:val="2C5274E0"/>
    <w:rsid w:val="2C5B4F34"/>
    <w:rsid w:val="2C643B81"/>
    <w:rsid w:val="2C8E6265"/>
    <w:rsid w:val="2C930AD9"/>
    <w:rsid w:val="2C97F392"/>
    <w:rsid w:val="2CA013A0"/>
    <w:rsid w:val="2CA304B6"/>
    <w:rsid w:val="2CA8B815"/>
    <w:rsid w:val="2CC0AE35"/>
    <w:rsid w:val="2CCFFC21"/>
    <w:rsid w:val="2CDF6985"/>
    <w:rsid w:val="2CE0C6B7"/>
    <w:rsid w:val="2CE5F4B0"/>
    <w:rsid w:val="2CE8F839"/>
    <w:rsid w:val="2CF41291"/>
    <w:rsid w:val="2CF87550"/>
    <w:rsid w:val="2D00E53C"/>
    <w:rsid w:val="2D0BD194"/>
    <w:rsid w:val="2D0D78CB"/>
    <w:rsid w:val="2D0E2159"/>
    <w:rsid w:val="2D1BBCB6"/>
    <w:rsid w:val="2D1E2712"/>
    <w:rsid w:val="2D2590BE"/>
    <w:rsid w:val="2D28657B"/>
    <w:rsid w:val="2D3D629D"/>
    <w:rsid w:val="2D3F20AF"/>
    <w:rsid w:val="2D48033A"/>
    <w:rsid w:val="2D48CA2D"/>
    <w:rsid w:val="2D6695C5"/>
    <w:rsid w:val="2D6B7008"/>
    <w:rsid w:val="2D7E4BB6"/>
    <w:rsid w:val="2D9822B2"/>
    <w:rsid w:val="2D9C3843"/>
    <w:rsid w:val="2D9D38BD"/>
    <w:rsid w:val="2DA2C5AF"/>
    <w:rsid w:val="2DB1CE75"/>
    <w:rsid w:val="2DBA5F74"/>
    <w:rsid w:val="2DD4B0E8"/>
    <w:rsid w:val="2DE87DE9"/>
    <w:rsid w:val="2DEEBB70"/>
    <w:rsid w:val="2E02C055"/>
    <w:rsid w:val="2E1B2BE9"/>
    <w:rsid w:val="2E21B3A9"/>
    <w:rsid w:val="2E2ED439"/>
    <w:rsid w:val="2E5989C0"/>
    <w:rsid w:val="2E672F67"/>
    <w:rsid w:val="2E7513A6"/>
    <w:rsid w:val="2E75D2D8"/>
    <w:rsid w:val="2E872442"/>
    <w:rsid w:val="2E96545D"/>
    <w:rsid w:val="2E9A7175"/>
    <w:rsid w:val="2EAACDC3"/>
    <w:rsid w:val="2EB6940E"/>
    <w:rsid w:val="2EC3B2E6"/>
    <w:rsid w:val="2ED7FEE2"/>
    <w:rsid w:val="2EDA92B8"/>
    <w:rsid w:val="2EDF4D93"/>
    <w:rsid w:val="2EFBA8AC"/>
    <w:rsid w:val="2EFBB72A"/>
    <w:rsid w:val="2F03B7A0"/>
    <w:rsid w:val="2F0C28EA"/>
    <w:rsid w:val="2F0E9FC0"/>
    <w:rsid w:val="2F17F23F"/>
    <w:rsid w:val="2F24118A"/>
    <w:rsid w:val="2F2CE98B"/>
    <w:rsid w:val="2F451B01"/>
    <w:rsid w:val="2F496C2D"/>
    <w:rsid w:val="2F5E6AE5"/>
    <w:rsid w:val="2F7A0FC0"/>
    <w:rsid w:val="2F7ABBC1"/>
    <w:rsid w:val="2F8313D6"/>
    <w:rsid w:val="2F84BEC5"/>
    <w:rsid w:val="2F8A4434"/>
    <w:rsid w:val="2F9623AA"/>
    <w:rsid w:val="2F9C137E"/>
    <w:rsid w:val="2F9DC752"/>
    <w:rsid w:val="2FB7B913"/>
    <w:rsid w:val="2FBBAF87"/>
    <w:rsid w:val="2FD4CF08"/>
    <w:rsid w:val="2FDB9192"/>
    <w:rsid w:val="2FE8E47A"/>
    <w:rsid w:val="2FF0CF62"/>
    <w:rsid w:val="2FFEF3DB"/>
    <w:rsid w:val="30062887"/>
    <w:rsid w:val="3007DB63"/>
    <w:rsid w:val="30092DD1"/>
    <w:rsid w:val="300BFA08"/>
    <w:rsid w:val="300C595D"/>
    <w:rsid w:val="30136A09"/>
    <w:rsid w:val="3013AC58"/>
    <w:rsid w:val="301C7878"/>
    <w:rsid w:val="302B6B6A"/>
    <w:rsid w:val="303DC01E"/>
    <w:rsid w:val="303DC6EA"/>
    <w:rsid w:val="3048921E"/>
    <w:rsid w:val="3053C51E"/>
    <w:rsid w:val="30672CC7"/>
    <w:rsid w:val="307CF638"/>
    <w:rsid w:val="30822F3C"/>
    <w:rsid w:val="30866388"/>
    <w:rsid w:val="30AA9D61"/>
    <w:rsid w:val="30AB06A3"/>
    <w:rsid w:val="30B2F74B"/>
    <w:rsid w:val="30B6BE87"/>
    <w:rsid w:val="30B8F2B9"/>
    <w:rsid w:val="30BE7C02"/>
    <w:rsid w:val="30C9E78B"/>
    <w:rsid w:val="30CB2B1D"/>
    <w:rsid w:val="30D44AA8"/>
    <w:rsid w:val="30D98835"/>
    <w:rsid w:val="30E1BE5F"/>
    <w:rsid w:val="30EF4475"/>
    <w:rsid w:val="31006FE2"/>
    <w:rsid w:val="3102BE98"/>
    <w:rsid w:val="311008A4"/>
    <w:rsid w:val="3110F0D5"/>
    <w:rsid w:val="31160B9E"/>
    <w:rsid w:val="311AB77F"/>
    <w:rsid w:val="311B5FE5"/>
    <w:rsid w:val="311F6BF1"/>
    <w:rsid w:val="31210E28"/>
    <w:rsid w:val="3126D883"/>
    <w:rsid w:val="313159AF"/>
    <w:rsid w:val="313387A2"/>
    <w:rsid w:val="313387B6"/>
    <w:rsid w:val="31480A4F"/>
    <w:rsid w:val="31503EC0"/>
    <w:rsid w:val="3151475B"/>
    <w:rsid w:val="31545D49"/>
    <w:rsid w:val="315F07CC"/>
    <w:rsid w:val="315FD8D9"/>
    <w:rsid w:val="31615F0E"/>
    <w:rsid w:val="3163449A"/>
    <w:rsid w:val="3168B1E3"/>
    <w:rsid w:val="31710039"/>
    <w:rsid w:val="31755F61"/>
    <w:rsid w:val="317A2CC7"/>
    <w:rsid w:val="31828CC2"/>
    <w:rsid w:val="31A129FC"/>
    <w:rsid w:val="31A5298E"/>
    <w:rsid w:val="31B3113D"/>
    <w:rsid w:val="31D04AD6"/>
    <w:rsid w:val="31D2B02A"/>
    <w:rsid w:val="31D7B101"/>
    <w:rsid w:val="31D94872"/>
    <w:rsid w:val="31E34C81"/>
    <w:rsid w:val="31E38E94"/>
    <w:rsid w:val="31F53A2B"/>
    <w:rsid w:val="31F68474"/>
    <w:rsid w:val="31FCE127"/>
    <w:rsid w:val="3204A18D"/>
    <w:rsid w:val="3204F079"/>
    <w:rsid w:val="320DFDAF"/>
    <w:rsid w:val="321A922D"/>
    <w:rsid w:val="3221B527"/>
    <w:rsid w:val="322A48C1"/>
    <w:rsid w:val="324B2787"/>
    <w:rsid w:val="324EC042"/>
    <w:rsid w:val="324FABB0"/>
    <w:rsid w:val="324FFA6C"/>
    <w:rsid w:val="325C74D6"/>
    <w:rsid w:val="3264F6F0"/>
    <w:rsid w:val="32696BF9"/>
    <w:rsid w:val="326D2258"/>
    <w:rsid w:val="32757CC7"/>
    <w:rsid w:val="32764671"/>
    <w:rsid w:val="32790253"/>
    <w:rsid w:val="32844C85"/>
    <w:rsid w:val="32885BCA"/>
    <w:rsid w:val="328A6AA0"/>
    <w:rsid w:val="328E8CBA"/>
    <w:rsid w:val="3291CB2E"/>
    <w:rsid w:val="3299CFFE"/>
    <w:rsid w:val="32A5FD34"/>
    <w:rsid w:val="32AF319C"/>
    <w:rsid w:val="32B45D35"/>
    <w:rsid w:val="32D76E6D"/>
    <w:rsid w:val="32DE7E0C"/>
    <w:rsid w:val="32E2F0CE"/>
    <w:rsid w:val="32E75AFC"/>
    <w:rsid w:val="32EFC18D"/>
    <w:rsid w:val="32F730B1"/>
    <w:rsid w:val="330BF214"/>
    <w:rsid w:val="330DB8C3"/>
    <w:rsid w:val="3317D065"/>
    <w:rsid w:val="33227219"/>
    <w:rsid w:val="3328BB8F"/>
    <w:rsid w:val="3328F5EA"/>
    <w:rsid w:val="332BDA5F"/>
    <w:rsid w:val="33360BE2"/>
    <w:rsid w:val="33384292"/>
    <w:rsid w:val="333E757A"/>
    <w:rsid w:val="3348148B"/>
    <w:rsid w:val="3364CAF4"/>
    <w:rsid w:val="33723D40"/>
    <w:rsid w:val="3376BE44"/>
    <w:rsid w:val="3378401B"/>
    <w:rsid w:val="337FC4A1"/>
    <w:rsid w:val="3383E68F"/>
    <w:rsid w:val="33862C6C"/>
    <w:rsid w:val="339440C8"/>
    <w:rsid w:val="3397CFB1"/>
    <w:rsid w:val="3397DA4B"/>
    <w:rsid w:val="339C761C"/>
    <w:rsid w:val="33A0C9F9"/>
    <w:rsid w:val="33A897A5"/>
    <w:rsid w:val="33A92218"/>
    <w:rsid w:val="33BF9171"/>
    <w:rsid w:val="33C9C967"/>
    <w:rsid w:val="33D0DAEB"/>
    <w:rsid w:val="33D6E434"/>
    <w:rsid w:val="33D851F0"/>
    <w:rsid w:val="33D982FB"/>
    <w:rsid w:val="33E006BB"/>
    <w:rsid w:val="33ED71B5"/>
    <w:rsid w:val="3405E2B4"/>
    <w:rsid w:val="340EDEBB"/>
    <w:rsid w:val="340EE4C6"/>
    <w:rsid w:val="341882E0"/>
    <w:rsid w:val="342F55C9"/>
    <w:rsid w:val="3450989C"/>
    <w:rsid w:val="3451EAA8"/>
    <w:rsid w:val="34545751"/>
    <w:rsid w:val="3458C2F9"/>
    <w:rsid w:val="3459D967"/>
    <w:rsid w:val="345F446D"/>
    <w:rsid w:val="34688BF2"/>
    <w:rsid w:val="346AEFAD"/>
    <w:rsid w:val="347268D6"/>
    <w:rsid w:val="34742FB6"/>
    <w:rsid w:val="348BFF01"/>
    <w:rsid w:val="34A8402B"/>
    <w:rsid w:val="34BC559D"/>
    <w:rsid w:val="34BE07B5"/>
    <w:rsid w:val="34BF2BBA"/>
    <w:rsid w:val="34C0D8E2"/>
    <w:rsid w:val="34D17213"/>
    <w:rsid w:val="34D8931D"/>
    <w:rsid w:val="34DDB4D6"/>
    <w:rsid w:val="34E09AA5"/>
    <w:rsid w:val="35001D9C"/>
    <w:rsid w:val="350EC64E"/>
    <w:rsid w:val="3510197F"/>
    <w:rsid w:val="3511AA8E"/>
    <w:rsid w:val="351A7A15"/>
    <w:rsid w:val="351A8D14"/>
    <w:rsid w:val="3521EA3C"/>
    <w:rsid w:val="3524C1A8"/>
    <w:rsid w:val="3526D78F"/>
    <w:rsid w:val="35270E4E"/>
    <w:rsid w:val="35318025"/>
    <w:rsid w:val="35368243"/>
    <w:rsid w:val="354C4699"/>
    <w:rsid w:val="3553B2B2"/>
    <w:rsid w:val="3554BF79"/>
    <w:rsid w:val="35557AC4"/>
    <w:rsid w:val="357C274E"/>
    <w:rsid w:val="357DEABC"/>
    <w:rsid w:val="35829B95"/>
    <w:rsid w:val="35928B30"/>
    <w:rsid w:val="35B9442E"/>
    <w:rsid w:val="35B9F9C8"/>
    <w:rsid w:val="35D99DC7"/>
    <w:rsid w:val="35DF3C81"/>
    <w:rsid w:val="35E2EAD3"/>
    <w:rsid w:val="35EC40E4"/>
    <w:rsid w:val="35F8AB62"/>
    <w:rsid w:val="360C04FC"/>
    <w:rsid w:val="360D8226"/>
    <w:rsid w:val="360DD23A"/>
    <w:rsid w:val="36199DEE"/>
    <w:rsid w:val="361EA85E"/>
    <w:rsid w:val="36244729"/>
    <w:rsid w:val="3639AFB6"/>
    <w:rsid w:val="363C986A"/>
    <w:rsid w:val="363F35EA"/>
    <w:rsid w:val="364C058C"/>
    <w:rsid w:val="364F6A8A"/>
    <w:rsid w:val="36766A1D"/>
    <w:rsid w:val="3676B8AC"/>
    <w:rsid w:val="368A8387"/>
    <w:rsid w:val="368A97FF"/>
    <w:rsid w:val="369296DF"/>
    <w:rsid w:val="3693F52F"/>
    <w:rsid w:val="369B7EBE"/>
    <w:rsid w:val="369C28E1"/>
    <w:rsid w:val="36A60821"/>
    <w:rsid w:val="36A9FD06"/>
    <w:rsid w:val="36BB8751"/>
    <w:rsid w:val="36BBDC1A"/>
    <w:rsid w:val="36BE198A"/>
    <w:rsid w:val="36C1931B"/>
    <w:rsid w:val="36C47267"/>
    <w:rsid w:val="36ECD87D"/>
    <w:rsid w:val="36ED7C3B"/>
    <w:rsid w:val="36F6395D"/>
    <w:rsid w:val="36FD6DB9"/>
    <w:rsid w:val="370242D6"/>
    <w:rsid w:val="370C3736"/>
    <w:rsid w:val="370D0272"/>
    <w:rsid w:val="372AA2E6"/>
    <w:rsid w:val="37325155"/>
    <w:rsid w:val="3735AB28"/>
    <w:rsid w:val="37403BD2"/>
    <w:rsid w:val="3742A4FD"/>
    <w:rsid w:val="374D0C4E"/>
    <w:rsid w:val="37502957"/>
    <w:rsid w:val="375B0AF6"/>
    <w:rsid w:val="375E4866"/>
    <w:rsid w:val="376004D0"/>
    <w:rsid w:val="37660CC8"/>
    <w:rsid w:val="37677226"/>
    <w:rsid w:val="37A72305"/>
    <w:rsid w:val="37A96A63"/>
    <w:rsid w:val="37A9DF20"/>
    <w:rsid w:val="37BB6211"/>
    <w:rsid w:val="37BC8E22"/>
    <w:rsid w:val="37BFB1A1"/>
    <w:rsid w:val="37CA71B1"/>
    <w:rsid w:val="37D35180"/>
    <w:rsid w:val="37E44798"/>
    <w:rsid w:val="37F04ABD"/>
    <w:rsid w:val="37FB1717"/>
    <w:rsid w:val="37FB4DDA"/>
    <w:rsid w:val="380914D7"/>
    <w:rsid w:val="3809F46D"/>
    <w:rsid w:val="3814B0F1"/>
    <w:rsid w:val="3825AD3E"/>
    <w:rsid w:val="38261448"/>
    <w:rsid w:val="38321664"/>
    <w:rsid w:val="3839D5FF"/>
    <w:rsid w:val="383E25CC"/>
    <w:rsid w:val="384D3037"/>
    <w:rsid w:val="3856EED3"/>
    <w:rsid w:val="385AE4EB"/>
    <w:rsid w:val="385D0E6C"/>
    <w:rsid w:val="3863C5DA"/>
    <w:rsid w:val="3877EE5C"/>
    <w:rsid w:val="389183F8"/>
    <w:rsid w:val="3898AF79"/>
    <w:rsid w:val="38A0D988"/>
    <w:rsid w:val="38A5D541"/>
    <w:rsid w:val="38A754C8"/>
    <w:rsid w:val="38B858C4"/>
    <w:rsid w:val="38BE436E"/>
    <w:rsid w:val="38D254E0"/>
    <w:rsid w:val="38D4D016"/>
    <w:rsid w:val="38E96FCA"/>
    <w:rsid w:val="38FC7986"/>
    <w:rsid w:val="39077C88"/>
    <w:rsid w:val="390F8B6B"/>
    <w:rsid w:val="392194E8"/>
    <w:rsid w:val="392C6047"/>
    <w:rsid w:val="39350B4C"/>
    <w:rsid w:val="3938E375"/>
    <w:rsid w:val="3940C721"/>
    <w:rsid w:val="395C5E00"/>
    <w:rsid w:val="396288F1"/>
    <w:rsid w:val="396B6FDC"/>
    <w:rsid w:val="396D2A87"/>
    <w:rsid w:val="3979E83E"/>
    <w:rsid w:val="397E1D93"/>
    <w:rsid w:val="3981CA88"/>
    <w:rsid w:val="398769FB"/>
    <w:rsid w:val="398E06CE"/>
    <w:rsid w:val="399744A6"/>
    <w:rsid w:val="399F04B9"/>
    <w:rsid w:val="39AD7321"/>
    <w:rsid w:val="39D3B884"/>
    <w:rsid w:val="39DA7F60"/>
    <w:rsid w:val="39DC8BD8"/>
    <w:rsid w:val="39E10A9C"/>
    <w:rsid w:val="39FAD4DC"/>
    <w:rsid w:val="3A0A8E28"/>
    <w:rsid w:val="3A0B7AC6"/>
    <w:rsid w:val="3A1AF4F2"/>
    <w:rsid w:val="3A23EED3"/>
    <w:rsid w:val="3A2A2319"/>
    <w:rsid w:val="3A3D30A6"/>
    <w:rsid w:val="3A47AC9B"/>
    <w:rsid w:val="3A59054F"/>
    <w:rsid w:val="3A607467"/>
    <w:rsid w:val="3A6193FC"/>
    <w:rsid w:val="3A6D69B2"/>
    <w:rsid w:val="3A87CA19"/>
    <w:rsid w:val="3A8EA57F"/>
    <w:rsid w:val="3A939D3D"/>
    <w:rsid w:val="3A9CB210"/>
    <w:rsid w:val="3AA65FC4"/>
    <w:rsid w:val="3AA7C53F"/>
    <w:rsid w:val="3AAABA7A"/>
    <w:rsid w:val="3AAAD2BF"/>
    <w:rsid w:val="3AB2C6E8"/>
    <w:rsid w:val="3AB9C9AE"/>
    <w:rsid w:val="3AC1E86D"/>
    <w:rsid w:val="3AD6A4E7"/>
    <w:rsid w:val="3ADFB469"/>
    <w:rsid w:val="3AEAE4D2"/>
    <w:rsid w:val="3AF12257"/>
    <w:rsid w:val="3AF1B7B7"/>
    <w:rsid w:val="3AF42664"/>
    <w:rsid w:val="3AF561F9"/>
    <w:rsid w:val="3B089418"/>
    <w:rsid w:val="3B318E6E"/>
    <w:rsid w:val="3B387753"/>
    <w:rsid w:val="3B3E78B6"/>
    <w:rsid w:val="3B3ED936"/>
    <w:rsid w:val="3B40318F"/>
    <w:rsid w:val="3B564A65"/>
    <w:rsid w:val="3B64DB3F"/>
    <w:rsid w:val="3B685BB7"/>
    <w:rsid w:val="3B8FCA90"/>
    <w:rsid w:val="3B9534C2"/>
    <w:rsid w:val="3BA8DDC6"/>
    <w:rsid w:val="3BB00B12"/>
    <w:rsid w:val="3BB25DED"/>
    <w:rsid w:val="3BB7026E"/>
    <w:rsid w:val="3BB90AE5"/>
    <w:rsid w:val="3BBC48C7"/>
    <w:rsid w:val="3BF9D6E2"/>
    <w:rsid w:val="3C0621EE"/>
    <w:rsid w:val="3C1EDA46"/>
    <w:rsid w:val="3C207DD0"/>
    <w:rsid w:val="3C2DB21E"/>
    <w:rsid w:val="3C30B6EA"/>
    <w:rsid w:val="3C32C552"/>
    <w:rsid w:val="3C3A5642"/>
    <w:rsid w:val="3C62F75A"/>
    <w:rsid w:val="3C65AC2D"/>
    <w:rsid w:val="3C78F071"/>
    <w:rsid w:val="3C83810F"/>
    <w:rsid w:val="3C88BC06"/>
    <w:rsid w:val="3CB44E2F"/>
    <w:rsid w:val="3CB86BFA"/>
    <w:rsid w:val="3CBA5456"/>
    <w:rsid w:val="3CC9920E"/>
    <w:rsid w:val="3CDCD39A"/>
    <w:rsid w:val="3CDFF702"/>
    <w:rsid w:val="3CE63432"/>
    <w:rsid w:val="3CFF3496"/>
    <w:rsid w:val="3D0CBB91"/>
    <w:rsid w:val="3D1D9D75"/>
    <w:rsid w:val="3D393A2F"/>
    <w:rsid w:val="3D3D92CB"/>
    <w:rsid w:val="3D4CB610"/>
    <w:rsid w:val="3D572077"/>
    <w:rsid w:val="3D5FCD32"/>
    <w:rsid w:val="3D772A52"/>
    <w:rsid w:val="3D7E9BBA"/>
    <w:rsid w:val="3D8B7103"/>
    <w:rsid w:val="3D8D44F2"/>
    <w:rsid w:val="3D91DAFF"/>
    <w:rsid w:val="3DA16AB9"/>
    <w:rsid w:val="3DA3F72D"/>
    <w:rsid w:val="3DACD172"/>
    <w:rsid w:val="3DAE7816"/>
    <w:rsid w:val="3DB75521"/>
    <w:rsid w:val="3DC91068"/>
    <w:rsid w:val="3DD76C62"/>
    <w:rsid w:val="3DDA5E2A"/>
    <w:rsid w:val="3DDC426E"/>
    <w:rsid w:val="3DDD6275"/>
    <w:rsid w:val="3DDFD5CD"/>
    <w:rsid w:val="3DDFE81E"/>
    <w:rsid w:val="3DE17DCD"/>
    <w:rsid w:val="3DEF4C80"/>
    <w:rsid w:val="3DF695AF"/>
    <w:rsid w:val="3DF728B5"/>
    <w:rsid w:val="3DFB065A"/>
    <w:rsid w:val="3E0AE2F1"/>
    <w:rsid w:val="3E16E83C"/>
    <w:rsid w:val="3E18FF41"/>
    <w:rsid w:val="3E25DDB4"/>
    <w:rsid w:val="3E2E8739"/>
    <w:rsid w:val="3E2F1592"/>
    <w:rsid w:val="3E3B8B68"/>
    <w:rsid w:val="3E435DA7"/>
    <w:rsid w:val="3E4E2C47"/>
    <w:rsid w:val="3E4F2271"/>
    <w:rsid w:val="3E569120"/>
    <w:rsid w:val="3E720705"/>
    <w:rsid w:val="3E8F2158"/>
    <w:rsid w:val="3E9A77CC"/>
    <w:rsid w:val="3E9D91FB"/>
    <w:rsid w:val="3E9F4EFA"/>
    <w:rsid w:val="3EA2C8A1"/>
    <w:rsid w:val="3EB52D15"/>
    <w:rsid w:val="3EC03254"/>
    <w:rsid w:val="3ED2773B"/>
    <w:rsid w:val="3ED4C22B"/>
    <w:rsid w:val="3EEF8E23"/>
    <w:rsid w:val="3EF19389"/>
    <w:rsid w:val="3F023E3D"/>
    <w:rsid w:val="3F0E09FA"/>
    <w:rsid w:val="3F123596"/>
    <w:rsid w:val="3F2C93BD"/>
    <w:rsid w:val="3F398F91"/>
    <w:rsid w:val="3F4335A8"/>
    <w:rsid w:val="3F45959D"/>
    <w:rsid w:val="3F5A5E9B"/>
    <w:rsid w:val="3F5F7EE1"/>
    <w:rsid w:val="3F6D7F2C"/>
    <w:rsid w:val="3F74C4E3"/>
    <w:rsid w:val="3F7AD924"/>
    <w:rsid w:val="3F8070EF"/>
    <w:rsid w:val="3F8783FA"/>
    <w:rsid w:val="3FB5CA42"/>
    <w:rsid w:val="3FC0051F"/>
    <w:rsid w:val="3FCEC8C6"/>
    <w:rsid w:val="3FD328CC"/>
    <w:rsid w:val="3FD64F9E"/>
    <w:rsid w:val="3FD91C50"/>
    <w:rsid w:val="3FEB6680"/>
    <w:rsid w:val="40115327"/>
    <w:rsid w:val="401EF89F"/>
    <w:rsid w:val="402BC0F2"/>
    <w:rsid w:val="402F0C5A"/>
    <w:rsid w:val="4031262D"/>
    <w:rsid w:val="403E45CA"/>
    <w:rsid w:val="404615F2"/>
    <w:rsid w:val="4047CCED"/>
    <w:rsid w:val="408BDB87"/>
    <w:rsid w:val="408E85C8"/>
    <w:rsid w:val="4099EEF0"/>
    <w:rsid w:val="40C04780"/>
    <w:rsid w:val="40C5C84C"/>
    <w:rsid w:val="40CBF854"/>
    <w:rsid w:val="40E0EE96"/>
    <w:rsid w:val="41284739"/>
    <w:rsid w:val="4138BB56"/>
    <w:rsid w:val="4150830E"/>
    <w:rsid w:val="416028E6"/>
    <w:rsid w:val="41656F23"/>
    <w:rsid w:val="41695030"/>
    <w:rsid w:val="41768AF9"/>
    <w:rsid w:val="417B5813"/>
    <w:rsid w:val="418A04AF"/>
    <w:rsid w:val="419F98D9"/>
    <w:rsid w:val="41A750AA"/>
    <w:rsid w:val="41B4CF95"/>
    <w:rsid w:val="41B66B3C"/>
    <w:rsid w:val="41BF3EEA"/>
    <w:rsid w:val="41CBB728"/>
    <w:rsid w:val="41D10466"/>
    <w:rsid w:val="41D39974"/>
    <w:rsid w:val="41D643DF"/>
    <w:rsid w:val="41D75B9B"/>
    <w:rsid w:val="41E03A6F"/>
    <w:rsid w:val="41E75778"/>
    <w:rsid w:val="41F163F1"/>
    <w:rsid w:val="41F1C742"/>
    <w:rsid w:val="41F2472B"/>
    <w:rsid w:val="41FE2483"/>
    <w:rsid w:val="420ACFF5"/>
    <w:rsid w:val="420D16D4"/>
    <w:rsid w:val="4218A919"/>
    <w:rsid w:val="422114A9"/>
    <w:rsid w:val="4230E3E6"/>
    <w:rsid w:val="4237CC0C"/>
    <w:rsid w:val="423989B1"/>
    <w:rsid w:val="423AD4D5"/>
    <w:rsid w:val="424FF042"/>
    <w:rsid w:val="4251DD17"/>
    <w:rsid w:val="4255A241"/>
    <w:rsid w:val="425859AE"/>
    <w:rsid w:val="425878B6"/>
    <w:rsid w:val="4263D56B"/>
    <w:rsid w:val="42644374"/>
    <w:rsid w:val="42646C91"/>
    <w:rsid w:val="426F941A"/>
    <w:rsid w:val="42700599"/>
    <w:rsid w:val="427298A0"/>
    <w:rsid w:val="4278ED8C"/>
    <w:rsid w:val="427DC2DB"/>
    <w:rsid w:val="42866505"/>
    <w:rsid w:val="42ABCEE6"/>
    <w:rsid w:val="42AC636F"/>
    <w:rsid w:val="42AEAAA9"/>
    <w:rsid w:val="42BA6061"/>
    <w:rsid w:val="42BE0DD8"/>
    <w:rsid w:val="42C36650"/>
    <w:rsid w:val="42D53267"/>
    <w:rsid w:val="42E22B62"/>
    <w:rsid w:val="42E557E3"/>
    <w:rsid w:val="42EC17EA"/>
    <w:rsid w:val="42F192DF"/>
    <w:rsid w:val="430C71B7"/>
    <w:rsid w:val="431A7B3C"/>
    <w:rsid w:val="4328A1A3"/>
    <w:rsid w:val="432D7720"/>
    <w:rsid w:val="43401AE3"/>
    <w:rsid w:val="4349704C"/>
    <w:rsid w:val="43501967"/>
    <w:rsid w:val="435582E5"/>
    <w:rsid w:val="435D0805"/>
    <w:rsid w:val="4361F1AB"/>
    <w:rsid w:val="43650E68"/>
    <w:rsid w:val="436BC448"/>
    <w:rsid w:val="437176AC"/>
    <w:rsid w:val="4388B49E"/>
    <w:rsid w:val="4389E21A"/>
    <w:rsid w:val="4396A87E"/>
    <w:rsid w:val="4397AC7C"/>
    <w:rsid w:val="43A290E7"/>
    <w:rsid w:val="43AE83DB"/>
    <w:rsid w:val="43BA986F"/>
    <w:rsid w:val="43BAFF1B"/>
    <w:rsid w:val="43C40913"/>
    <w:rsid w:val="43CF0892"/>
    <w:rsid w:val="43DAD1A2"/>
    <w:rsid w:val="43EF8BB1"/>
    <w:rsid w:val="43F3F350"/>
    <w:rsid w:val="43F4069F"/>
    <w:rsid w:val="43FB3CD4"/>
    <w:rsid w:val="4400A9E5"/>
    <w:rsid w:val="4406F666"/>
    <w:rsid w:val="441AF909"/>
    <w:rsid w:val="44242EB3"/>
    <w:rsid w:val="446AE9BB"/>
    <w:rsid w:val="446F3BF9"/>
    <w:rsid w:val="447F4844"/>
    <w:rsid w:val="448939C8"/>
    <w:rsid w:val="44917BD2"/>
    <w:rsid w:val="44997824"/>
    <w:rsid w:val="449F0043"/>
    <w:rsid w:val="44A26CBA"/>
    <w:rsid w:val="44A5967F"/>
    <w:rsid w:val="44AEDD0D"/>
    <w:rsid w:val="44B0B392"/>
    <w:rsid w:val="44BE940C"/>
    <w:rsid w:val="44C1A94B"/>
    <w:rsid w:val="44D2898E"/>
    <w:rsid w:val="44DA9DB5"/>
    <w:rsid w:val="44E9C32F"/>
    <w:rsid w:val="44FA5A34"/>
    <w:rsid w:val="4502D93D"/>
    <w:rsid w:val="4507C0D3"/>
    <w:rsid w:val="45142EDD"/>
    <w:rsid w:val="452606FA"/>
    <w:rsid w:val="4529AC91"/>
    <w:rsid w:val="4533FD4A"/>
    <w:rsid w:val="454241D9"/>
    <w:rsid w:val="4546CB78"/>
    <w:rsid w:val="45486880"/>
    <w:rsid w:val="454CEA54"/>
    <w:rsid w:val="454DA6F4"/>
    <w:rsid w:val="4552BC38"/>
    <w:rsid w:val="455BE790"/>
    <w:rsid w:val="456BDB31"/>
    <w:rsid w:val="456BE01A"/>
    <w:rsid w:val="457BF23E"/>
    <w:rsid w:val="457C5983"/>
    <w:rsid w:val="458FF5D1"/>
    <w:rsid w:val="45A57551"/>
    <w:rsid w:val="45A7B10C"/>
    <w:rsid w:val="45A893EF"/>
    <w:rsid w:val="45B0F2ED"/>
    <w:rsid w:val="45B3AFE5"/>
    <w:rsid w:val="45B94CD9"/>
    <w:rsid w:val="45CE6CE8"/>
    <w:rsid w:val="45D60D0F"/>
    <w:rsid w:val="45E60090"/>
    <w:rsid w:val="45E61B3B"/>
    <w:rsid w:val="460B9069"/>
    <w:rsid w:val="461BF7C1"/>
    <w:rsid w:val="461C9303"/>
    <w:rsid w:val="461EDD86"/>
    <w:rsid w:val="462BE38A"/>
    <w:rsid w:val="4631ED8D"/>
    <w:rsid w:val="464A44A3"/>
    <w:rsid w:val="46509FFF"/>
    <w:rsid w:val="4652320A"/>
    <w:rsid w:val="46552FFD"/>
    <w:rsid w:val="46583961"/>
    <w:rsid w:val="46640A01"/>
    <w:rsid w:val="46712CDB"/>
    <w:rsid w:val="4680AF39"/>
    <w:rsid w:val="469D827C"/>
    <w:rsid w:val="46B29A7C"/>
    <w:rsid w:val="46B446C1"/>
    <w:rsid w:val="46B87C46"/>
    <w:rsid w:val="46C72A62"/>
    <w:rsid w:val="46CB27CC"/>
    <w:rsid w:val="46CF625A"/>
    <w:rsid w:val="46DF6405"/>
    <w:rsid w:val="46E2101E"/>
    <w:rsid w:val="46E79679"/>
    <w:rsid w:val="46EFE945"/>
    <w:rsid w:val="4703D55B"/>
    <w:rsid w:val="4712349E"/>
    <w:rsid w:val="471D6623"/>
    <w:rsid w:val="471F88B5"/>
    <w:rsid w:val="472FCF4F"/>
    <w:rsid w:val="47306611"/>
    <w:rsid w:val="47375761"/>
    <w:rsid w:val="47499399"/>
    <w:rsid w:val="474FECF2"/>
    <w:rsid w:val="475A53E3"/>
    <w:rsid w:val="47787168"/>
    <w:rsid w:val="4781B566"/>
    <w:rsid w:val="47951F39"/>
    <w:rsid w:val="479614AE"/>
    <w:rsid w:val="47A90766"/>
    <w:rsid w:val="47B38A96"/>
    <w:rsid w:val="47B8D42A"/>
    <w:rsid w:val="47C63A16"/>
    <w:rsid w:val="47C92B33"/>
    <w:rsid w:val="47C97893"/>
    <w:rsid w:val="47D78C97"/>
    <w:rsid w:val="47E7A846"/>
    <w:rsid w:val="47EDC23D"/>
    <w:rsid w:val="47F1FF97"/>
    <w:rsid w:val="47F3A6BF"/>
    <w:rsid w:val="47F464E7"/>
    <w:rsid w:val="48004BDB"/>
    <w:rsid w:val="48164815"/>
    <w:rsid w:val="4819ABF3"/>
    <w:rsid w:val="48287DC4"/>
    <w:rsid w:val="48294270"/>
    <w:rsid w:val="482CA241"/>
    <w:rsid w:val="4839704C"/>
    <w:rsid w:val="48469F93"/>
    <w:rsid w:val="48634E6A"/>
    <w:rsid w:val="48646814"/>
    <w:rsid w:val="486A2A37"/>
    <w:rsid w:val="486AAFF2"/>
    <w:rsid w:val="488ED5C7"/>
    <w:rsid w:val="4898F9A1"/>
    <w:rsid w:val="489F4886"/>
    <w:rsid w:val="48AEDE86"/>
    <w:rsid w:val="48B4BD2A"/>
    <w:rsid w:val="48B8ADDA"/>
    <w:rsid w:val="48D7207A"/>
    <w:rsid w:val="48E6E583"/>
    <w:rsid w:val="48E6EB4B"/>
    <w:rsid w:val="48F648C8"/>
    <w:rsid w:val="48FADB9D"/>
    <w:rsid w:val="490FC771"/>
    <w:rsid w:val="491437BE"/>
    <w:rsid w:val="49218327"/>
    <w:rsid w:val="4921CDF0"/>
    <w:rsid w:val="493464EE"/>
    <w:rsid w:val="4935A98B"/>
    <w:rsid w:val="493A0925"/>
    <w:rsid w:val="493D9F41"/>
    <w:rsid w:val="4944545E"/>
    <w:rsid w:val="4949C437"/>
    <w:rsid w:val="4949F586"/>
    <w:rsid w:val="4961EB76"/>
    <w:rsid w:val="49641EB4"/>
    <w:rsid w:val="49829F91"/>
    <w:rsid w:val="49986BD1"/>
    <w:rsid w:val="499D5319"/>
    <w:rsid w:val="49A7C43C"/>
    <w:rsid w:val="49A9E2EF"/>
    <w:rsid w:val="49B2DADA"/>
    <w:rsid w:val="49D3D67F"/>
    <w:rsid w:val="49D88305"/>
    <w:rsid w:val="49DEE870"/>
    <w:rsid w:val="49E1F281"/>
    <w:rsid w:val="49E617D0"/>
    <w:rsid w:val="49ED4E51"/>
    <w:rsid w:val="49F0819B"/>
    <w:rsid w:val="4A042464"/>
    <w:rsid w:val="4A22A9E7"/>
    <w:rsid w:val="4A2436DF"/>
    <w:rsid w:val="4A2E3AF0"/>
    <w:rsid w:val="4A2FD1F0"/>
    <w:rsid w:val="4A35D567"/>
    <w:rsid w:val="4A36F41E"/>
    <w:rsid w:val="4A3BF552"/>
    <w:rsid w:val="4A3EBC0F"/>
    <w:rsid w:val="4A60E489"/>
    <w:rsid w:val="4A63BD56"/>
    <w:rsid w:val="4A711001"/>
    <w:rsid w:val="4A75306A"/>
    <w:rsid w:val="4A85980B"/>
    <w:rsid w:val="4A8C226B"/>
    <w:rsid w:val="4A983F95"/>
    <w:rsid w:val="4A9B2005"/>
    <w:rsid w:val="4AAF00E9"/>
    <w:rsid w:val="4AB13A68"/>
    <w:rsid w:val="4AC0F28C"/>
    <w:rsid w:val="4AC3DDE0"/>
    <w:rsid w:val="4AC53AE5"/>
    <w:rsid w:val="4AD7790B"/>
    <w:rsid w:val="4AE4F288"/>
    <w:rsid w:val="4AE5989D"/>
    <w:rsid w:val="4AF5C9E3"/>
    <w:rsid w:val="4B07E2CE"/>
    <w:rsid w:val="4B1274C1"/>
    <w:rsid w:val="4B1548BD"/>
    <w:rsid w:val="4B16B99A"/>
    <w:rsid w:val="4B253203"/>
    <w:rsid w:val="4B3D7371"/>
    <w:rsid w:val="4B41EF6D"/>
    <w:rsid w:val="4B4416DD"/>
    <w:rsid w:val="4B48CFA5"/>
    <w:rsid w:val="4B561055"/>
    <w:rsid w:val="4B64AB41"/>
    <w:rsid w:val="4B7FC615"/>
    <w:rsid w:val="4B8DE15D"/>
    <w:rsid w:val="4B8EAB77"/>
    <w:rsid w:val="4B975676"/>
    <w:rsid w:val="4BAA2C63"/>
    <w:rsid w:val="4BADA3F4"/>
    <w:rsid w:val="4BB096C8"/>
    <w:rsid w:val="4BC160DA"/>
    <w:rsid w:val="4BC816A6"/>
    <w:rsid w:val="4BE33E07"/>
    <w:rsid w:val="4BF3FC80"/>
    <w:rsid w:val="4C0469BB"/>
    <w:rsid w:val="4C080BEF"/>
    <w:rsid w:val="4C0FF236"/>
    <w:rsid w:val="4C107107"/>
    <w:rsid w:val="4C20E3EC"/>
    <w:rsid w:val="4C25CF17"/>
    <w:rsid w:val="4C3A93D7"/>
    <w:rsid w:val="4C3F2B92"/>
    <w:rsid w:val="4C508E43"/>
    <w:rsid w:val="4C56B890"/>
    <w:rsid w:val="4C6384FE"/>
    <w:rsid w:val="4C7A88D2"/>
    <w:rsid w:val="4C83C872"/>
    <w:rsid w:val="4C8BCE4F"/>
    <w:rsid w:val="4C8E76FB"/>
    <w:rsid w:val="4C901369"/>
    <w:rsid w:val="4C90BF70"/>
    <w:rsid w:val="4C9B85C5"/>
    <w:rsid w:val="4CAF7B07"/>
    <w:rsid w:val="4CBB40CF"/>
    <w:rsid w:val="4CC3305A"/>
    <w:rsid w:val="4CE4B064"/>
    <w:rsid w:val="4CF680D8"/>
    <w:rsid w:val="4D0B7D66"/>
    <w:rsid w:val="4D0E39CE"/>
    <w:rsid w:val="4D0EE06C"/>
    <w:rsid w:val="4D1B0294"/>
    <w:rsid w:val="4D1BA6D8"/>
    <w:rsid w:val="4D214D16"/>
    <w:rsid w:val="4D245B4B"/>
    <w:rsid w:val="4D25BE2F"/>
    <w:rsid w:val="4D32DE72"/>
    <w:rsid w:val="4D3CF7F8"/>
    <w:rsid w:val="4D3EA85F"/>
    <w:rsid w:val="4D40996D"/>
    <w:rsid w:val="4D4448A5"/>
    <w:rsid w:val="4D5559DE"/>
    <w:rsid w:val="4D6DD21E"/>
    <w:rsid w:val="4D72082F"/>
    <w:rsid w:val="4D76673F"/>
    <w:rsid w:val="4D78E742"/>
    <w:rsid w:val="4D8CEA28"/>
    <w:rsid w:val="4D9B5CAD"/>
    <w:rsid w:val="4D9FEA12"/>
    <w:rsid w:val="4DAB7F83"/>
    <w:rsid w:val="4DBE4B66"/>
    <w:rsid w:val="4DC548C9"/>
    <w:rsid w:val="4DDC39FF"/>
    <w:rsid w:val="4DDDCB70"/>
    <w:rsid w:val="4DE0D52C"/>
    <w:rsid w:val="4DE9658D"/>
    <w:rsid w:val="4DF320D1"/>
    <w:rsid w:val="4DFB47AA"/>
    <w:rsid w:val="4E13122D"/>
    <w:rsid w:val="4E2E9620"/>
    <w:rsid w:val="4E47D969"/>
    <w:rsid w:val="4E532934"/>
    <w:rsid w:val="4E73AE1F"/>
    <w:rsid w:val="4E770A0C"/>
    <w:rsid w:val="4E80C439"/>
    <w:rsid w:val="4E8FD5CC"/>
    <w:rsid w:val="4E99B2FF"/>
    <w:rsid w:val="4E9D5976"/>
    <w:rsid w:val="4EA09AC4"/>
    <w:rsid w:val="4EAC4938"/>
    <w:rsid w:val="4EACCCCA"/>
    <w:rsid w:val="4EB0254A"/>
    <w:rsid w:val="4EBBA5DF"/>
    <w:rsid w:val="4EBE5C87"/>
    <w:rsid w:val="4EBFF345"/>
    <w:rsid w:val="4EC0C431"/>
    <w:rsid w:val="4EC4B40A"/>
    <w:rsid w:val="4EC7720A"/>
    <w:rsid w:val="4ECA0C31"/>
    <w:rsid w:val="4ED552BD"/>
    <w:rsid w:val="4ED8A79F"/>
    <w:rsid w:val="4ED8E177"/>
    <w:rsid w:val="4EE0138D"/>
    <w:rsid w:val="4EF33282"/>
    <w:rsid w:val="4EFA40A2"/>
    <w:rsid w:val="4F04A931"/>
    <w:rsid w:val="4F07FD52"/>
    <w:rsid w:val="4F17BB27"/>
    <w:rsid w:val="4F1D8344"/>
    <w:rsid w:val="4F1F2F41"/>
    <w:rsid w:val="4F1F336A"/>
    <w:rsid w:val="4F2EF392"/>
    <w:rsid w:val="4F34DA79"/>
    <w:rsid w:val="4F43E5DE"/>
    <w:rsid w:val="4F50924E"/>
    <w:rsid w:val="4F6B4487"/>
    <w:rsid w:val="4F7D818B"/>
    <w:rsid w:val="4F932E84"/>
    <w:rsid w:val="4F9471B1"/>
    <w:rsid w:val="4F9915EE"/>
    <w:rsid w:val="4FA88B9C"/>
    <w:rsid w:val="4FAAC536"/>
    <w:rsid w:val="4FB3C08D"/>
    <w:rsid w:val="4FB4DB27"/>
    <w:rsid w:val="4FBED700"/>
    <w:rsid w:val="4FD5C47E"/>
    <w:rsid w:val="4FD63AFA"/>
    <w:rsid w:val="4FE11269"/>
    <w:rsid w:val="4FE64D45"/>
    <w:rsid w:val="4FFF269B"/>
    <w:rsid w:val="5000B7EA"/>
    <w:rsid w:val="500EE48E"/>
    <w:rsid w:val="5039509E"/>
    <w:rsid w:val="503C745A"/>
    <w:rsid w:val="503FCA07"/>
    <w:rsid w:val="50542134"/>
    <w:rsid w:val="5062CE17"/>
    <w:rsid w:val="50683F35"/>
    <w:rsid w:val="507AB873"/>
    <w:rsid w:val="507C7E7F"/>
    <w:rsid w:val="5081F5F8"/>
    <w:rsid w:val="50841B1B"/>
    <w:rsid w:val="508CF885"/>
    <w:rsid w:val="5099669F"/>
    <w:rsid w:val="509E4F8E"/>
    <w:rsid w:val="50D39EE8"/>
    <w:rsid w:val="50D3E098"/>
    <w:rsid w:val="50D4E520"/>
    <w:rsid w:val="50D4F851"/>
    <w:rsid w:val="50EB980D"/>
    <w:rsid w:val="50F27868"/>
    <w:rsid w:val="50F3E365"/>
    <w:rsid w:val="50F4B7A5"/>
    <w:rsid w:val="51002FC7"/>
    <w:rsid w:val="51045D8C"/>
    <w:rsid w:val="5107FAD9"/>
    <w:rsid w:val="510B0B45"/>
    <w:rsid w:val="510C94F7"/>
    <w:rsid w:val="51107164"/>
    <w:rsid w:val="5116ACBB"/>
    <w:rsid w:val="51213305"/>
    <w:rsid w:val="51305556"/>
    <w:rsid w:val="5142D3B6"/>
    <w:rsid w:val="5148595B"/>
    <w:rsid w:val="5150AB88"/>
    <w:rsid w:val="516325DF"/>
    <w:rsid w:val="516C2C27"/>
    <w:rsid w:val="516EDBAC"/>
    <w:rsid w:val="51778D69"/>
    <w:rsid w:val="517AA907"/>
    <w:rsid w:val="5186CFFF"/>
    <w:rsid w:val="519764D3"/>
    <w:rsid w:val="51980D05"/>
    <w:rsid w:val="519A4CDC"/>
    <w:rsid w:val="51BB1316"/>
    <w:rsid w:val="51C68ECF"/>
    <w:rsid w:val="51E51313"/>
    <w:rsid w:val="51E6FB13"/>
    <w:rsid w:val="51EC77C9"/>
    <w:rsid w:val="51FAC637"/>
    <w:rsid w:val="51FDFB09"/>
    <w:rsid w:val="5202C062"/>
    <w:rsid w:val="5205FEC2"/>
    <w:rsid w:val="520C4649"/>
    <w:rsid w:val="521A198C"/>
    <w:rsid w:val="521E3A00"/>
    <w:rsid w:val="5228584A"/>
    <w:rsid w:val="5233B994"/>
    <w:rsid w:val="5241AF45"/>
    <w:rsid w:val="5246271B"/>
    <w:rsid w:val="52544FE7"/>
    <w:rsid w:val="52617A94"/>
    <w:rsid w:val="5269D4A1"/>
    <w:rsid w:val="526B5059"/>
    <w:rsid w:val="5271655F"/>
    <w:rsid w:val="5279F91C"/>
    <w:rsid w:val="52942A0B"/>
    <w:rsid w:val="52AC984B"/>
    <w:rsid w:val="52B36239"/>
    <w:rsid w:val="52CB9625"/>
    <w:rsid w:val="52E25DF9"/>
    <w:rsid w:val="52F31A2C"/>
    <w:rsid w:val="52FD92E6"/>
    <w:rsid w:val="532401CE"/>
    <w:rsid w:val="532C4091"/>
    <w:rsid w:val="533993F6"/>
    <w:rsid w:val="5342C573"/>
    <w:rsid w:val="534FCA3B"/>
    <w:rsid w:val="53544CB6"/>
    <w:rsid w:val="535CE8AD"/>
    <w:rsid w:val="53629212"/>
    <w:rsid w:val="536594BD"/>
    <w:rsid w:val="536B4486"/>
    <w:rsid w:val="537B522F"/>
    <w:rsid w:val="537FEE0E"/>
    <w:rsid w:val="538C6028"/>
    <w:rsid w:val="53952EAA"/>
    <w:rsid w:val="53B1696D"/>
    <w:rsid w:val="53B4C353"/>
    <w:rsid w:val="53C386B8"/>
    <w:rsid w:val="53DACFB6"/>
    <w:rsid w:val="53E242C1"/>
    <w:rsid w:val="53E83262"/>
    <w:rsid w:val="53F1B3C6"/>
    <w:rsid w:val="53F4C64A"/>
    <w:rsid w:val="53F9930C"/>
    <w:rsid w:val="53FD1323"/>
    <w:rsid w:val="53FFBB15"/>
    <w:rsid w:val="5409E78B"/>
    <w:rsid w:val="5411150C"/>
    <w:rsid w:val="54178698"/>
    <w:rsid w:val="541E1AC8"/>
    <w:rsid w:val="541EA9ED"/>
    <w:rsid w:val="5420506A"/>
    <w:rsid w:val="542551F3"/>
    <w:rsid w:val="54281B01"/>
    <w:rsid w:val="542F93D4"/>
    <w:rsid w:val="54307849"/>
    <w:rsid w:val="5435B79E"/>
    <w:rsid w:val="543DC7D0"/>
    <w:rsid w:val="543E0B04"/>
    <w:rsid w:val="5452D429"/>
    <w:rsid w:val="545932CE"/>
    <w:rsid w:val="5475E5E8"/>
    <w:rsid w:val="547BFAFD"/>
    <w:rsid w:val="548397EA"/>
    <w:rsid w:val="5486DB17"/>
    <w:rsid w:val="54897C1A"/>
    <w:rsid w:val="548C0200"/>
    <w:rsid w:val="548CB7E2"/>
    <w:rsid w:val="54A04FCC"/>
    <w:rsid w:val="54AF4BEC"/>
    <w:rsid w:val="54C0D7FE"/>
    <w:rsid w:val="54C16305"/>
    <w:rsid w:val="54C269BE"/>
    <w:rsid w:val="54CE2C14"/>
    <w:rsid w:val="54CFA432"/>
    <w:rsid w:val="54D6FF32"/>
    <w:rsid w:val="54D801AB"/>
    <w:rsid w:val="54E116B8"/>
    <w:rsid w:val="54FBE81F"/>
    <w:rsid w:val="550BA94B"/>
    <w:rsid w:val="550C9F47"/>
    <w:rsid w:val="551AAC39"/>
    <w:rsid w:val="55228DDE"/>
    <w:rsid w:val="552D93A2"/>
    <w:rsid w:val="5535478D"/>
    <w:rsid w:val="554A2927"/>
    <w:rsid w:val="5557A57F"/>
    <w:rsid w:val="55788456"/>
    <w:rsid w:val="5578DCD1"/>
    <w:rsid w:val="55A797ED"/>
    <w:rsid w:val="55AF52B3"/>
    <w:rsid w:val="55C88EEC"/>
    <w:rsid w:val="55CEF989"/>
    <w:rsid w:val="55D9B75F"/>
    <w:rsid w:val="55DA565A"/>
    <w:rsid w:val="55DC524F"/>
    <w:rsid w:val="55EC54ED"/>
    <w:rsid w:val="55F159A7"/>
    <w:rsid w:val="55F4BB9A"/>
    <w:rsid w:val="55F4BC71"/>
    <w:rsid w:val="56436C7A"/>
    <w:rsid w:val="56583752"/>
    <w:rsid w:val="5668D487"/>
    <w:rsid w:val="566B2D21"/>
    <w:rsid w:val="56741B50"/>
    <w:rsid w:val="56773A2E"/>
    <w:rsid w:val="5679F21D"/>
    <w:rsid w:val="56814F16"/>
    <w:rsid w:val="56872244"/>
    <w:rsid w:val="568872D6"/>
    <w:rsid w:val="5689BA31"/>
    <w:rsid w:val="5698BADA"/>
    <w:rsid w:val="56A35F25"/>
    <w:rsid w:val="56B81E76"/>
    <w:rsid w:val="56B8D56E"/>
    <w:rsid w:val="56BDD5B6"/>
    <w:rsid w:val="56CEF430"/>
    <w:rsid w:val="56E2D5F1"/>
    <w:rsid w:val="56E53516"/>
    <w:rsid w:val="56F3DC73"/>
    <w:rsid w:val="56F8551B"/>
    <w:rsid w:val="56FDF755"/>
    <w:rsid w:val="5706CA14"/>
    <w:rsid w:val="570FC746"/>
    <w:rsid w:val="5714B464"/>
    <w:rsid w:val="572C1224"/>
    <w:rsid w:val="572E3135"/>
    <w:rsid w:val="57362377"/>
    <w:rsid w:val="57372611"/>
    <w:rsid w:val="575336B9"/>
    <w:rsid w:val="5758A93F"/>
    <w:rsid w:val="575BA75A"/>
    <w:rsid w:val="577119BD"/>
    <w:rsid w:val="57733AFB"/>
    <w:rsid w:val="57825FC9"/>
    <w:rsid w:val="57964322"/>
    <w:rsid w:val="5797B25C"/>
    <w:rsid w:val="57A83F1E"/>
    <w:rsid w:val="57A88A0B"/>
    <w:rsid w:val="57ADC104"/>
    <w:rsid w:val="57B6C15B"/>
    <w:rsid w:val="57BDEC7E"/>
    <w:rsid w:val="57CD1565"/>
    <w:rsid w:val="57DC47C5"/>
    <w:rsid w:val="57EB4198"/>
    <w:rsid w:val="57EC74CE"/>
    <w:rsid w:val="57F0B5BA"/>
    <w:rsid w:val="5800EF09"/>
    <w:rsid w:val="580D72F5"/>
    <w:rsid w:val="5819EB69"/>
    <w:rsid w:val="5825F9D6"/>
    <w:rsid w:val="582990E2"/>
    <w:rsid w:val="582AEA09"/>
    <w:rsid w:val="582C8308"/>
    <w:rsid w:val="583B247C"/>
    <w:rsid w:val="5840BD8F"/>
    <w:rsid w:val="5847C431"/>
    <w:rsid w:val="5852CB1B"/>
    <w:rsid w:val="5854A861"/>
    <w:rsid w:val="585B343F"/>
    <w:rsid w:val="587061AA"/>
    <w:rsid w:val="587E8199"/>
    <w:rsid w:val="588427E2"/>
    <w:rsid w:val="5889000E"/>
    <w:rsid w:val="58B54A4B"/>
    <w:rsid w:val="58C418DC"/>
    <w:rsid w:val="58E1D28C"/>
    <w:rsid w:val="58E6087C"/>
    <w:rsid w:val="58F87A15"/>
    <w:rsid w:val="5900E830"/>
    <w:rsid w:val="59091646"/>
    <w:rsid w:val="591589E8"/>
    <w:rsid w:val="59205C9E"/>
    <w:rsid w:val="5920B370"/>
    <w:rsid w:val="592761D0"/>
    <w:rsid w:val="592ECCCB"/>
    <w:rsid w:val="5935C0CE"/>
    <w:rsid w:val="5937C660"/>
    <w:rsid w:val="593AEF23"/>
    <w:rsid w:val="595A9F63"/>
    <w:rsid w:val="5963F1E8"/>
    <w:rsid w:val="59705CF3"/>
    <w:rsid w:val="59780BE5"/>
    <w:rsid w:val="597A3877"/>
    <w:rsid w:val="5987225A"/>
    <w:rsid w:val="599C2BF6"/>
    <w:rsid w:val="59A17276"/>
    <w:rsid w:val="59A3E1C2"/>
    <w:rsid w:val="59A610D0"/>
    <w:rsid w:val="59AEC256"/>
    <w:rsid w:val="59C18407"/>
    <w:rsid w:val="59C6749F"/>
    <w:rsid w:val="59C8A391"/>
    <w:rsid w:val="59CF253B"/>
    <w:rsid w:val="59E29E25"/>
    <w:rsid w:val="59E2D73C"/>
    <w:rsid w:val="59EA65B4"/>
    <w:rsid w:val="59ECBC1E"/>
    <w:rsid w:val="59EE9B7C"/>
    <w:rsid w:val="59EFACBD"/>
    <w:rsid w:val="59F224CC"/>
    <w:rsid w:val="59FC8347"/>
    <w:rsid w:val="5A1DBF6D"/>
    <w:rsid w:val="5A25121C"/>
    <w:rsid w:val="5A2F772E"/>
    <w:rsid w:val="5A32CD7D"/>
    <w:rsid w:val="5A3E6B00"/>
    <w:rsid w:val="5A42A832"/>
    <w:rsid w:val="5A46E518"/>
    <w:rsid w:val="5A4B4CE7"/>
    <w:rsid w:val="5A5FE78F"/>
    <w:rsid w:val="5A6117A1"/>
    <w:rsid w:val="5A7380F6"/>
    <w:rsid w:val="5A74DB73"/>
    <w:rsid w:val="5A771435"/>
    <w:rsid w:val="5A829378"/>
    <w:rsid w:val="5A9B90E7"/>
    <w:rsid w:val="5AAEB303"/>
    <w:rsid w:val="5AC54F22"/>
    <w:rsid w:val="5ACBE449"/>
    <w:rsid w:val="5AE69EE8"/>
    <w:rsid w:val="5AFD99C2"/>
    <w:rsid w:val="5B0396E8"/>
    <w:rsid w:val="5B1B6CF1"/>
    <w:rsid w:val="5B298C2B"/>
    <w:rsid w:val="5B2C2470"/>
    <w:rsid w:val="5B360442"/>
    <w:rsid w:val="5B3A45ED"/>
    <w:rsid w:val="5B3A52F0"/>
    <w:rsid w:val="5B3BAF3D"/>
    <w:rsid w:val="5B3DAB6E"/>
    <w:rsid w:val="5B3E0C5F"/>
    <w:rsid w:val="5B62E0F0"/>
    <w:rsid w:val="5B681239"/>
    <w:rsid w:val="5B803492"/>
    <w:rsid w:val="5B921EB2"/>
    <w:rsid w:val="5B9E2421"/>
    <w:rsid w:val="5BA2319C"/>
    <w:rsid w:val="5BA2F49C"/>
    <w:rsid w:val="5BC5B6E9"/>
    <w:rsid w:val="5BD3DE58"/>
    <w:rsid w:val="5BDA533D"/>
    <w:rsid w:val="5BE51DB2"/>
    <w:rsid w:val="5BEA863A"/>
    <w:rsid w:val="5BF06A1B"/>
    <w:rsid w:val="5BF2D459"/>
    <w:rsid w:val="5BF3AE0C"/>
    <w:rsid w:val="5BF94F69"/>
    <w:rsid w:val="5C01DB77"/>
    <w:rsid w:val="5C1DA2C8"/>
    <w:rsid w:val="5C2042BF"/>
    <w:rsid w:val="5C22CAD1"/>
    <w:rsid w:val="5C269153"/>
    <w:rsid w:val="5C31DBB4"/>
    <w:rsid w:val="5C37EDB7"/>
    <w:rsid w:val="5C387161"/>
    <w:rsid w:val="5C44E47D"/>
    <w:rsid w:val="5C49366D"/>
    <w:rsid w:val="5C5A735A"/>
    <w:rsid w:val="5C5C2097"/>
    <w:rsid w:val="5C6BED52"/>
    <w:rsid w:val="5C703E32"/>
    <w:rsid w:val="5C819460"/>
    <w:rsid w:val="5C820E4C"/>
    <w:rsid w:val="5C8742FB"/>
    <w:rsid w:val="5C8AA88F"/>
    <w:rsid w:val="5C92753E"/>
    <w:rsid w:val="5CABEC5A"/>
    <w:rsid w:val="5CAC277E"/>
    <w:rsid w:val="5CBC6ECC"/>
    <w:rsid w:val="5CBD3B87"/>
    <w:rsid w:val="5CBD6FF8"/>
    <w:rsid w:val="5CC5E33E"/>
    <w:rsid w:val="5CCA8C5D"/>
    <w:rsid w:val="5CCDC283"/>
    <w:rsid w:val="5CD581DB"/>
    <w:rsid w:val="5CD8B4A7"/>
    <w:rsid w:val="5CE8555E"/>
    <w:rsid w:val="5CF8C3C3"/>
    <w:rsid w:val="5D01FEA6"/>
    <w:rsid w:val="5D080E96"/>
    <w:rsid w:val="5D081016"/>
    <w:rsid w:val="5D1A79D6"/>
    <w:rsid w:val="5D1E4CC7"/>
    <w:rsid w:val="5D1EE1CF"/>
    <w:rsid w:val="5D2533D9"/>
    <w:rsid w:val="5D564BC1"/>
    <w:rsid w:val="5D5F95A8"/>
    <w:rsid w:val="5D6469A4"/>
    <w:rsid w:val="5D6D9BA5"/>
    <w:rsid w:val="5D788F43"/>
    <w:rsid w:val="5D871F90"/>
    <w:rsid w:val="5D8E8453"/>
    <w:rsid w:val="5D91C751"/>
    <w:rsid w:val="5D9B6C35"/>
    <w:rsid w:val="5D9CF80F"/>
    <w:rsid w:val="5DB7B477"/>
    <w:rsid w:val="5DC39A9D"/>
    <w:rsid w:val="5DC8A6F4"/>
    <w:rsid w:val="5DCCCFAD"/>
    <w:rsid w:val="5DCFD175"/>
    <w:rsid w:val="5DD855BB"/>
    <w:rsid w:val="5DDA7798"/>
    <w:rsid w:val="5DEECDB0"/>
    <w:rsid w:val="5DF1CAFF"/>
    <w:rsid w:val="5E02CD2C"/>
    <w:rsid w:val="5E03DA2B"/>
    <w:rsid w:val="5E05B59F"/>
    <w:rsid w:val="5E0B684D"/>
    <w:rsid w:val="5E25E1F2"/>
    <w:rsid w:val="5E2E58CD"/>
    <w:rsid w:val="5E3E96E0"/>
    <w:rsid w:val="5E4F1A2E"/>
    <w:rsid w:val="5E660DE6"/>
    <w:rsid w:val="5E726985"/>
    <w:rsid w:val="5E76F10C"/>
    <w:rsid w:val="5E7EFEAB"/>
    <w:rsid w:val="5E8106E7"/>
    <w:rsid w:val="5E8C7DF9"/>
    <w:rsid w:val="5E9A426E"/>
    <w:rsid w:val="5EA3C8E5"/>
    <w:rsid w:val="5EA4D08F"/>
    <w:rsid w:val="5EA5BC7D"/>
    <w:rsid w:val="5EA6C3B6"/>
    <w:rsid w:val="5EAAF57E"/>
    <w:rsid w:val="5ECA891E"/>
    <w:rsid w:val="5EE0E631"/>
    <w:rsid w:val="5EE135BC"/>
    <w:rsid w:val="5EE73129"/>
    <w:rsid w:val="5EF0AC3C"/>
    <w:rsid w:val="5EF3B5AE"/>
    <w:rsid w:val="5EF48CFE"/>
    <w:rsid w:val="5EF62F19"/>
    <w:rsid w:val="5EF9DBD1"/>
    <w:rsid w:val="5EFCCBE4"/>
    <w:rsid w:val="5F00C9BB"/>
    <w:rsid w:val="5F0DDFCF"/>
    <w:rsid w:val="5F125634"/>
    <w:rsid w:val="5F187662"/>
    <w:rsid w:val="5F241F2C"/>
    <w:rsid w:val="5F468879"/>
    <w:rsid w:val="5F5BCEF3"/>
    <w:rsid w:val="5F61B7DC"/>
    <w:rsid w:val="5F62DA5F"/>
    <w:rsid w:val="5F75D3E1"/>
    <w:rsid w:val="5F97BC5C"/>
    <w:rsid w:val="5FB34C22"/>
    <w:rsid w:val="5FCE9B85"/>
    <w:rsid w:val="5FED8CE8"/>
    <w:rsid w:val="5FF64F60"/>
    <w:rsid w:val="5FFDD7F7"/>
    <w:rsid w:val="5FFF0BA0"/>
    <w:rsid w:val="60069909"/>
    <w:rsid w:val="601EA6B0"/>
    <w:rsid w:val="601F1D0C"/>
    <w:rsid w:val="6024967A"/>
    <w:rsid w:val="6035B336"/>
    <w:rsid w:val="6046C5DF"/>
    <w:rsid w:val="605D1FB5"/>
    <w:rsid w:val="607F78EA"/>
    <w:rsid w:val="60910F27"/>
    <w:rsid w:val="609661E5"/>
    <w:rsid w:val="609F8D21"/>
    <w:rsid w:val="60A34EB3"/>
    <w:rsid w:val="60AF9A5F"/>
    <w:rsid w:val="60BBACD4"/>
    <w:rsid w:val="60E0D5BB"/>
    <w:rsid w:val="60E2D14B"/>
    <w:rsid w:val="60E62EF1"/>
    <w:rsid w:val="60F9DE73"/>
    <w:rsid w:val="6102CEF7"/>
    <w:rsid w:val="61038602"/>
    <w:rsid w:val="61244E1E"/>
    <w:rsid w:val="612FF4CD"/>
    <w:rsid w:val="6130DC83"/>
    <w:rsid w:val="61404DBA"/>
    <w:rsid w:val="61471C12"/>
    <w:rsid w:val="614F31B3"/>
    <w:rsid w:val="6158229C"/>
    <w:rsid w:val="61626B8B"/>
    <w:rsid w:val="61631B30"/>
    <w:rsid w:val="61676E51"/>
    <w:rsid w:val="616B4E37"/>
    <w:rsid w:val="6179F6ED"/>
    <w:rsid w:val="617CE245"/>
    <w:rsid w:val="617EF9F1"/>
    <w:rsid w:val="618890FB"/>
    <w:rsid w:val="618CE4FE"/>
    <w:rsid w:val="61A1042E"/>
    <w:rsid w:val="61BBB515"/>
    <w:rsid w:val="61BF1629"/>
    <w:rsid w:val="61CA414B"/>
    <w:rsid w:val="61CB0E10"/>
    <w:rsid w:val="61D50910"/>
    <w:rsid w:val="61E62EBF"/>
    <w:rsid w:val="61EDB0BA"/>
    <w:rsid w:val="62132817"/>
    <w:rsid w:val="621F4A9C"/>
    <w:rsid w:val="621FEE14"/>
    <w:rsid w:val="62207949"/>
    <w:rsid w:val="62265BA4"/>
    <w:rsid w:val="622ECE8D"/>
    <w:rsid w:val="6235189B"/>
    <w:rsid w:val="62473509"/>
    <w:rsid w:val="624A3413"/>
    <w:rsid w:val="62520F7B"/>
    <w:rsid w:val="6254C00A"/>
    <w:rsid w:val="6254F8E4"/>
    <w:rsid w:val="62581FE7"/>
    <w:rsid w:val="625D8285"/>
    <w:rsid w:val="625F85F9"/>
    <w:rsid w:val="6263F4B5"/>
    <w:rsid w:val="62643386"/>
    <w:rsid w:val="6268C80A"/>
    <w:rsid w:val="62692BDE"/>
    <w:rsid w:val="6271A460"/>
    <w:rsid w:val="627CBF4D"/>
    <w:rsid w:val="627EAE78"/>
    <w:rsid w:val="628878A2"/>
    <w:rsid w:val="62907FF8"/>
    <w:rsid w:val="62A1B8C7"/>
    <w:rsid w:val="62A4C78E"/>
    <w:rsid w:val="62A6BE08"/>
    <w:rsid w:val="62B05523"/>
    <w:rsid w:val="62B60817"/>
    <w:rsid w:val="62BD4139"/>
    <w:rsid w:val="62C9E9DA"/>
    <w:rsid w:val="62D11584"/>
    <w:rsid w:val="62D29578"/>
    <w:rsid w:val="62F1C676"/>
    <w:rsid w:val="62F9C50E"/>
    <w:rsid w:val="6306CA47"/>
    <w:rsid w:val="630D453C"/>
    <w:rsid w:val="6315CD9A"/>
    <w:rsid w:val="6331C454"/>
    <w:rsid w:val="6345D8ED"/>
    <w:rsid w:val="634A17B7"/>
    <w:rsid w:val="63519DAF"/>
    <w:rsid w:val="637C2415"/>
    <w:rsid w:val="637D7567"/>
    <w:rsid w:val="637E1B47"/>
    <w:rsid w:val="639924CA"/>
    <w:rsid w:val="63A4806A"/>
    <w:rsid w:val="63A94F42"/>
    <w:rsid w:val="63ABCD5A"/>
    <w:rsid w:val="63AC81E7"/>
    <w:rsid w:val="63AE20EE"/>
    <w:rsid w:val="63B37415"/>
    <w:rsid w:val="63B4EE2D"/>
    <w:rsid w:val="63B7E16A"/>
    <w:rsid w:val="63C221C7"/>
    <w:rsid w:val="63C79BAB"/>
    <w:rsid w:val="63CA4DFB"/>
    <w:rsid w:val="63CFB84F"/>
    <w:rsid w:val="63D0A7DB"/>
    <w:rsid w:val="63D25C40"/>
    <w:rsid w:val="63D407AD"/>
    <w:rsid w:val="63D58469"/>
    <w:rsid w:val="63DAD03E"/>
    <w:rsid w:val="63DC0309"/>
    <w:rsid w:val="63DE7BFA"/>
    <w:rsid w:val="63E1D074"/>
    <w:rsid w:val="63E463D7"/>
    <w:rsid w:val="63EF4713"/>
    <w:rsid w:val="63F4EB35"/>
    <w:rsid w:val="63F547B0"/>
    <w:rsid w:val="63F6B2A9"/>
    <w:rsid w:val="6401397F"/>
    <w:rsid w:val="64087C5A"/>
    <w:rsid w:val="641810C5"/>
    <w:rsid w:val="641C57FF"/>
    <w:rsid w:val="644998E8"/>
    <w:rsid w:val="644ABB89"/>
    <w:rsid w:val="645385D2"/>
    <w:rsid w:val="645A4439"/>
    <w:rsid w:val="646C1BDF"/>
    <w:rsid w:val="646F0ECF"/>
    <w:rsid w:val="647AEDCC"/>
    <w:rsid w:val="647D364C"/>
    <w:rsid w:val="6483A880"/>
    <w:rsid w:val="6484A832"/>
    <w:rsid w:val="648CED0D"/>
    <w:rsid w:val="648F8774"/>
    <w:rsid w:val="649E14CF"/>
    <w:rsid w:val="64A68C75"/>
    <w:rsid w:val="64A9AA71"/>
    <w:rsid w:val="64B044EF"/>
    <w:rsid w:val="64C45768"/>
    <w:rsid w:val="64CB4C65"/>
    <w:rsid w:val="64E297EA"/>
    <w:rsid w:val="64E34325"/>
    <w:rsid w:val="64E7F587"/>
    <w:rsid w:val="64EAE6A4"/>
    <w:rsid w:val="64F8B484"/>
    <w:rsid w:val="64FCE6C9"/>
    <w:rsid w:val="650DC912"/>
    <w:rsid w:val="652499B1"/>
    <w:rsid w:val="652BC8C3"/>
    <w:rsid w:val="65555741"/>
    <w:rsid w:val="655F7F5B"/>
    <w:rsid w:val="657A5924"/>
    <w:rsid w:val="657E55A9"/>
    <w:rsid w:val="6585A871"/>
    <w:rsid w:val="6585B0C4"/>
    <w:rsid w:val="65AFAA95"/>
    <w:rsid w:val="65BD1C36"/>
    <w:rsid w:val="65CE2186"/>
    <w:rsid w:val="65CF3D95"/>
    <w:rsid w:val="65D241D5"/>
    <w:rsid w:val="65DCCF22"/>
    <w:rsid w:val="65E9FA50"/>
    <w:rsid w:val="65EB0CF8"/>
    <w:rsid w:val="65F71610"/>
    <w:rsid w:val="65F7387E"/>
    <w:rsid w:val="6605A185"/>
    <w:rsid w:val="6608B33D"/>
    <w:rsid w:val="660DC2EB"/>
    <w:rsid w:val="660E5F8A"/>
    <w:rsid w:val="66189B38"/>
    <w:rsid w:val="663E289D"/>
    <w:rsid w:val="663F8996"/>
    <w:rsid w:val="66459E63"/>
    <w:rsid w:val="664C95EC"/>
    <w:rsid w:val="664FE77C"/>
    <w:rsid w:val="66501179"/>
    <w:rsid w:val="665A83D0"/>
    <w:rsid w:val="665B228C"/>
    <w:rsid w:val="666DE099"/>
    <w:rsid w:val="6677AF80"/>
    <w:rsid w:val="667A7728"/>
    <w:rsid w:val="667D0A86"/>
    <w:rsid w:val="667DB866"/>
    <w:rsid w:val="6680F9C0"/>
    <w:rsid w:val="6682EEC6"/>
    <w:rsid w:val="6683153B"/>
    <w:rsid w:val="66849C1F"/>
    <w:rsid w:val="66889A15"/>
    <w:rsid w:val="669577FE"/>
    <w:rsid w:val="6696C758"/>
    <w:rsid w:val="66B0959C"/>
    <w:rsid w:val="66CAEE92"/>
    <w:rsid w:val="66D5BCD2"/>
    <w:rsid w:val="66D5D340"/>
    <w:rsid w:val="66FEE6D9"/>
    <w:rsid w:val="67173D78"/>
    <w:rsid w:val="67209A09"/>
    <w:rsid w:val="672B4563"/>
    <w:rsid w:val="672C6706"/>
    <w:rsid w:val="672C8C19"/>
    <w:rsid w:val="672EA267"/>
    <w:rsid w:val="673380D6"/>
    <w:rsid w:val="67507476"/>
    <w:rsid w:val="6755F928"/>
    <w:rsid w:val="6758C2BE"/>
    <w:rsid w:val="675FFD38"/>
    <w:rsid w:val="67674E8A"/>
    <w:rsid w:val="678672F1"/>
    <w:rsid w:val="6787A0E2"/>
    <w:rsid w:val="678896D2"/>
    <w:rsid w:val="678EC0CE"/>
    <w:rsid w:val="678FF464"/>
    <w:rsid w:val="678FFCEE"/>
    <w:rsid w:val="679ABC8B"/>
    <w:rsid w:val="67A07119"/>
    <w:rsid w:val="67AB0647"/>
    <w:rsid w:val="67C9E283"/>
    <w:rsid w:val="67CE16F3"/>
    <w:rsid w:val="67D3030E"/>
    <w:rsid w:val="67D6510A"/>
    <w:rsid w:val="67F4864F"/>
    <w:rsid w:val="67F86276"/>
    <w:rsid w:val="68028CE2"/>
    <w:rsid w:val="68067378"/>
    <w:rsid w:val="68077060"/>
    <w:rsid w:val="680AE1ED"/>
    <w:rsid w:val="680C0F80"/>
    <w:rsid w:val="680EA3D3"/>
    <w:rsid w:val="6812AA25"/>
    <w:rsid w:val="681AB17A"/>
    <w:rsid w:val="681FACCF"/>
    <w:rsid w:val="6822450A"/>
    <w:rsid w:val="682E03EC"/>
    <w:rsid w:val="6837E104"/>
    <w:rsid w:val="684E269A"/>
    <w:rsid w:val="684E4AF7"/>
    <w:rsid w:val="686E31FB"/>
    <w:rsid w:val="687D19F1"/>
    <w:rsid w:val="6881E471"/>
    <w:rsid w:val="68833E01"/>
    <w:rsid w:val="688494ED"/>
    <w:rsid w:val="689474C6"/>
    <w:rsid w:val="68A53B46"/>
    <w:rsid w:val="68A8F857"/>
    <w:rsid w:val="68B4D786"/>
    <w:rsid w:val="68B6F29D"/>
    <w:rsid w:val="68BA48AD"/>
    <w:rsid w:val="68BFCACE"/>
    <w:rsid w:val="68C6488F"/>
    <w:rsid w:val="68CC7319"/>
    <w:rsid w:val="68D8E2AF"/>
    <w:rsid w:val="68D9CE65"/>
    <w:rsid w:val="68E332F5"/>
    <w:rsid w:val="68F223B4"/>
    <w:rsid w:val="68FCF64E"/>
    <w:rsid w:val="68FD08A8"/>
    <w:rsid w:val="690E6731"/>
    <w:rsid w:val="6912220C"/>
    <w:rsid w:val="6940CC7F"/>
    <w:rsid w:val="69596BEC"/>
    <w:rsid w:val="696322CF"/>
    <w:rsid w:val="69655C5F"/>
    <w:rsid w:val="696AF5F7"/>
    <w:rsid w:val="696E2AE4"/>
    <w:rsid w:val="697D62B6"/>
    <w:rsid w:val="6983A376"/>
    <w:rsid w:val="699764B1"/>
    <w:rsid w:val="69AD8646"/>
    <w:rsid w:val="69CB59A1"/>
    <w:rsid w:val="69D5936F"/>
    <w:rsid w:val="69DA3682"/>
    <w:rsid w:val="69DC203D"/>
    <w:rsid w:val="69E34FB8"/>
    <w:rsid w:val="69E6F228"/>
    <w:rsid w:val="69EB2DE5"/>
    <w:rsid w:val="69F2F5E1"/>
    <w:rsid w:val="6A175A4C"/>
    <w:rsid w:val="6A36DD2F"/>
    <w:rsid w:val="6A3AC422"/>
    <w:rsid w:val="6A40F8BC"/>
    <w:rsid w:val="6A44ED2B"/>
    <w:rsid w:val="6A5D157E"/>
    <w:rsid w:val="6A5D93C9"/>
    <w:rsid w:val="6A601728"/>
    <w:rsid w:val="6A73D67C"/>
    <w:rsid w:val="6A77EC16"/>
    <w:rsid w:val="6A82AB5D"/>
    <w:rsid w:val="6A83A6EA"/>
    <w:rsid w:val="6A95C8DA"/>
    <w:rsid w:val="6A9E3782"/>
    <w:rsid w:val="6AA2B2D8"/>
    <w:rsid w:val="6AA41658"/>
    <w:rsid w:val="6AA5C293"/>
    <w:rsid w:val="6AA636B6"/>
    <w:rsid w:val="6AAA65ED"/>
    <w:rsid w:val="6AAC6C89"/>
    <w:rsid w:val="6AB95C88"/>
    <w:rsid w:val="6ABE641C"/>
    <w:rsid w:val="6ABFE5AD"/>
    <w:rsid w:val="6AC3651B"/>
    <w:rsid w:val="6ACB121E"/>
    <w:rsid w:val="6AE557D2"/>
    <w:rsid w:val="6AE8B1A3"/>
    <w:rsid w:val="6AFC76C1"/>
    <w:rsid w:val="6B056497"/>
    <w:rsid w:val="6B0A2BBB"/>
    <w:rsid w:val="6B0B77EB"/>
    <w:rsid w:val="6B110FEF"/>
    <w:rsid w:val="6B168D6F"/>
    <w:rsid w:val="6B29ECE4"/>
    <w:rsid w:val="6B2CBD44"/>
    <w:rsid w:val="6B44E800"/>
    <w:rsid w:val="6B47C2EE"/>
    <w:rsid w:val="6B5A50A2"/>
    <w:rsid w:val="6B60E94C"/>
    <w:rsid w:val="6B633D67"/>
    <w:rsid w:val="6B682AF4"/>
    <w:rsid w:val="6B739B17"/>
    <w:rsid w:val="6B90806C"/>
    <w:rsid w:val="6B9160C9"/>
    <w:rsid w:val="6B932CB2"/>
    <w:rsid w:val="6B9A5CBF"/>
    <w:rsid w:val="6B9D801D"/>
    <w:rsid w:val="6BA06883"/>
    <w:rsid w:val="6BA787CF"/>
    <w:rsid w:val="6BB33198"/>
    <w:rsid w:val="6BB9FA76"/>
    <w:rsid w:val="6BBFAC11"/>
    <w:rsid w:val="6BC78FA5"/>
    <w:rsid w:val="6BD7DB04"/>
    <w:rsid w:val="6BD9BF05"/>
    <w:rsid w:val="6BDD1971"/>
    <w:rsid w:val="6BEB5324"/>
    <w:rsid w:val="6BEDE6CB"/>
    <w:rsid w:val="6BF73719"/>
    <w:rsid w:val="6BFED419"/>
    <w:rsid w:val="6C030320"/>
    <w:rsid w:val="6C09DA99"/>
    <w:rsid w:val="6C1A7CE0"/>
    <w:rsid w:val="6C3E5F4F"/>
    <w:rsid w:val="6C508A9B"/>
    <w:rsid w:val="6C55C760"/>
    <w:rsid w:val="6C56CF7F"/>
    <w:rsid w:val="6C572207"/>
    <w:rsid w:val="6C584A7C"/>
    <w:rsid w:val="6C5AD7D7"/>
    <w:rsid w:val="6C5F3C64"/>
    <w:rsid w:val="6C731FC0"/>
    <w:rsid w:val="6C75613A"/>
    <w:rsid w:val="6C83FE52"/>
    <w:rsid w:val="6C99B673"/>
    <w:rsid w:val="6C9EB410"/>
    <w:rsid w:val="6CA34D4D"/>
    <w:rsid w:val="6CA51E32"/>
    <w:rsid w:val="6CAF62FF"/>
    <w:rsid w:val="6CB9503E"/>
    <w:rsid w:val="6CBFF8EB"/>
    <w:rsid w:val="6CC2E6C4"/>
    <w:rsid w:val="6CD27D61"/>
    <w:rsid w:val="6CD6E6C6"/>
    <w:rsid w:val="6CD79732"/>
    <w:rsid w:val="6CD93E55"/>
    <w:rsid w:val="6CD95EFD"/>
    <w:rsid w:val="6CDBB201"/>
    <w:rsid w:val="6CE07CE9"/>
    <w:rsid w:val="6CE7D117"/>
    <w:rsid w:val="6CED9019"/>
    <w:rsid w:val="6CEFA00B"/>
    <w:rsid w:val="6CF9D857"/>
    <w:rsid w:val="6D054B3B"/>
    <w:rsid w:val="6D08FD7C"/>
    <w:rsid w:val="6D0D9751"/>
    <w:rsid w:val="6D1117DE"/>
    <w:rsid w:val="6D1DC173"/>
    <w:rsid w:val="6D1E8528"/>
    <w:rsid w:val="6D309834"/>
    <w:rsid w:val="6D31BB4E"/>
    <w:rsid w:val="6D37D074"/>
    <w:rsid w:val="6D3CED74"/>
    <w:rsid w:val="6D3E9913"/>
    <w:rsid w:val="6D561D70"/>
    <w:rsid w:val="6D69D49E"/>
    <w:rsid w:val="6D6B816E"/>
    <w:rsid w:val="6D8059A8"/>
    <w:rsid w:val="6D84D4E1"/>
    <w:rsid w:val="6D8F82D0"/>
    <w:rsid w:val="6D9712B6"/>
    <w:rsid w:val="6D9DA1F0"/>
    <w:rsid w:val="6DB48A8F"/>
    <w:rsid w:val="6DB65415"/>
    <w:rsid w:val="6DC1E4C7"/>
    <w:rsid w:val="6DCDF7B0"/>
    <w:rsid w:val="6DD4EE5E"/>
    <w:rsid w:val="6DD744D4"/>
    <w:rsid w:val="6DDEE728"/>
    <w:rsid w:val="6DF45E14"/>
    <w:rsid w:val="6DFD4121"/>
    <w:rsid w:val="6E18ED30"/>
    <w:rsid w:val="6E24B191"/>
    <w:rsid w:val="6E2562E5"/>
    <w:rsid w:val="6E448AF8"/>
    <w:rsid w:val="6E467D9D"/>
    <w:rsid w:val="6E470456"/>
    <w:rsid w:val="6E5BE683"/>
    <w:rsid w:val="6E649D16"/>
    <w:rsid w:val="6E6C851A"/>
    <w:rsid w:val="6E995196"/>
    <w:rsid w:val="6EA3F6FA"/>
    <w:rsid w:val="6EA625FC"/>
    <w:rsid w:val="6EAF2B06"/>
    <w:rsid w:val="6EBC72AA"/>
    <w:rsid w:val="6EBF6F2D"/>
    <w:rsid w:val="6ED08AEF"/>
    <w:rsid w:val="6ED35D90"/>
    <w:rsid w:val="6ED441B2"/>
    <w:rsid w:val="6ED64293"/>
    <w:rsid w:val="6EE1FBC5"/>
    <w:rsid w:val="6EE3155D"/>
    <w:rsid w:val="6EF9FFED"/>
    <w:rsid w:val="6F02DAAB"/>
    <w:rsid w:val="6F1E22AE"/>
    <w:rsid w:val="6F34CC41"/>
    <w:rsid w:val="6F4A72E9"/>
    <w:rsid w:val="6F6114AF"/>
    <w:rsid w:val="6F8297CE"/>
    <w:rsid w:val="6F913394"/>
    <w:rsid w:val="6FA42FE3"/>
    <w:rsid w:val="6FB82C69"/>
    <w:rsid w:val="6FBC04AB"/>
    <w:rsid w:val="6FBE7008"/>
    <w:rsid w:val="6FDBF1A6"/>
    <w:rsid w:val="6FE8637E"/>
    <w:rsid w:val="6FF2F7F1"/>
    <w:rsid w:val="6FF4FD68"/>
    <w:rsid w:val="70004E81"/>
    <w:rsid w:val="7006E6E3"/>
    <w:rsid w:val="70120D15"/>
    <w:rsid w:val="7012A566"/>
    <w:rsid w:val="70153B6D"/>
    <w:rsid w:val="701622B0"/>
    <w:rsid w:val="701FAEAB"/>
    <w:rsid w:val="7042D36B"/>
    <w:rsid w:val="704E3D63"/>
    <w:rsid w:val="7050780C"/>
    <w:rsid w:val="70832B4F"/>
    <w:rsid w:val="708D72D6"/>
    <w:rsid w:val="708E6EF5"/>
    <w:rsid w:val="7095AA8C"/>
    <w:rsid w:val="709C70C4"/>
    <w:rsid w:val="70B9E50D"/>
    <w:rsid w:val="70BCC905"/>
    <w:rsid w:val="70DF0E53"/>
    <w:rsid w:val="70F92274"/>
    <w:rsid w:val="70FCD696"/>
    <w:rsid w:val="7100A626"/>
    <w:rsid w:val="710D484C"/>
    <w:rsid w:val="710F3805"/>
    <w:rsid w:val="712CF157"/>
    <w:rsid w:val="71355FF8"/>
    <w:rsid w:val="713807F8"/>
    <w:rsid w:val="714CB127"/>
    <w:rsid w:val="715635B6"/>
    <w:rsid w:val="716107CA"/>
    <w:rsid w:val="718139A3"/>
    <w:rsid w:val="718CB355"/>
    <w:rsid w:val="7190799B"/>
    <w:rsid w:val="719865CE"/>
    <w:rsid w:val="71B707E8"/>
    <w:rsid w:val="71C902DD"/>
    <w:rsid w:val="71CF5BC7"/>
    <w:rsid w:val="71D5156F"/>
    <w:rsid w:val="71F367CD"/>
    <w:rsid w:val="71FE9654"/>
    <w:rsid w:val="72041623"/>
    <w:rsid w:val="72043454"/>
    <w:rsid w:val="720AB6EA"/>
    <w:rsid w:val="720B94B2"/>
    <w:rsid w:val="72191FA4"/>
    <w:rsid w:val="72193C8D"/>
    <w:rsid w:val="721ABD72"/>
    <w:rsid w:val="721E2FA8"/>
    <w:rsid w:val="723A018E"/>
    <w:rsid w:val="7243EECB"/>
    <w:rsid w:val="7250389F"/>
    <w:rsid w:val="72668A36"/>
    <w:rsid w:val="726C7F62"/>
    <w:rsid w:val="7294239D"/>
    <w:rsid w:val="72A3B5FC"/>
    <w:rsid w:val="72ABD44C"/>
    <w:rsid w:val="72B4F18F"/>
    <w:rsid w:val="72B6539B"/>
    <w:rsid w:val="72D03E25"/>
    <w:rsid w:val="72D1BC01"/>
    <w:rsid w:val="72D39A9F"/>
    <w:rsid w:val="72DC5703"/>
    <w:rsid w:val="72E442A4"/>
    <w:rsid w:val="72F0BD7C"/>
    <w:rsid w:val="72FB3759"/>
    <w:rsid w:val="73200658"/>
    <w:rsid w:val="732AFA73"/>
    <w:rsid w:val="7334DC1A"/>
    <w:rsid w:val="7339D2A3"/>
    <w:rsid w:val="7345F253"/>
    <w:rsid w:val="7349D568"/>
    <w:rsid w:val="734FAE68"/>
    <w:rsid w:val="735F2279"/>
    <w:rsid w:val="7360D60A"/>
    <w:rsid w:val="736612F1"/>
    <w:rsid w:val="7386D106"/>
    <w:rsid w:val="7394D538"/>
    <w:rsid w:val="73AA9EF9"/>
    <w:rsid w:val="73B922E8"/>
    <w:rsid w:val="73D61ABF"/>
    <w:rsid w:val="73D6EC8F"/>
    <w:rsid w:val="73DAF567"/>
    <w:rsid w:val="73DF76BF"/>
    <w:rsid w:val="73EB92D1"/>
    <w:rsid w:val="73F99CAA"/>
    <w:rsid w:val="740C8229"/>
    <w:rsid w:val="740F3010"/>
    <w:rsid w:val="7413C63D"/>
    <w:rsid w:val="741F7B34"/>
    <w:rsid w:val="741FC6C1"/>
    <w:rsid w:val="74207A83"/>
    <w:rsid w:val="74217766"/>
    <w:rsid w:val="7424E550"/>
    <w:rsid w:val="742CA02F"/>
    <w:rsid w:val="742E6BC3"/>
    <w:rsid w:val="74317863"/>
    <w:rsid w:val="743188EF"/>
    <w:rsid w:val="7438863E"/>
    <w:rsid w:val="7444BCA5"/>
    <w:rsid w:val="74464799"/>
    <w:rsid w:val="744A2F47"/>
    <w:rsid w:val="745ABA3E"/>
    <w:rsid w:val="746747AD"/>
    <w:rsid w:val="748A12CE"/>
    <w:rsid w:val="748B39DB"/>
    <w:rsid w:val="7499C4E9"/>
    <w:rsid w:val="74A1BBCB"/>
    <w:rsid w:val="74AD3DEC"/>
    <w:rsid w:val="74B92490"/>
    <w:rsid w:val="74D7683E"/>
    <w:rsid w:val="74D8DA8C"/>
    <w:rsid w:val="74E6DDEE"/>
    <w:rsid w:val="74EC4D2B"/>
    <w:rsid w:val="74EFA00D"/>
    <w:rsid w:val="74F133FD"/>
    <w:rsid w:val="75133564"/>
    <w:rsid w:val="751A989B"/>
    <w:rsid w:val="751B5454"/>
    <w:rsid w:val="751CDCA3"/>
    <w:rsid w:val="751D4FA5"/>
    <w:rsid w:val="753A0014"/>
    <w:rsid w:val="753A474F"/>
    <w:rsid w:val="75455733"/>
    <w:rsid w:val="754D9444"/>
    <w:rsid w:val="755D2471"/>
    <w:rsid w:val="755D6DDD"/>
    <w:rsid w:val="75687218"/>
    <w:rsid w:val="756C3548"/>
    <w:rsid w:val="7582CC51"/>
    <w:rsid w:val="758EC6BF"/>
    <w:rsid w:val="759474D0"/>
    <w:rsid w:val="75A4B8B5"/>
    <w:rsid w:val="75AA7079"/>
    <w:rsid w:val="75ABCDFA"/>
    <w:rsid w:val="75BACBFC"/>
    <w:rsid w:val="75D049ED"/>
    <w:rsid w:val="75E72989"/>
    <w:rsid w:val="75E8D1E7"/>
    <w:rsid w:val="75F05F33"/>
    <w:rsid w:val="75F7BD96"/>
    <w:rsid w:val="75FF5B47"/>
    <w:rsid w:val="7602DC9A"/>
    <w:rsid w:val="76113037"/>
    <w:rsid w:val="762700B2"/>
    <w:rsid w:val="762B7990"/>
    <w:rsid w:val="7630403E"/>
    <w:rsid w:val="7632D81B"/>
    <w:rsid w:val="76480E26"/>
    <w:rsid w:val="7651FF62"/>
    <w:rsid w:val="7654930D"/>
    <w:rsid w:val="7654C5D7"/>
    <w:rsid w:val="76587EFB"/>
    <w:rsid w:val="765FDF6B"/>
    <w:rsid w:val="767FB491"/>
    <w:rsid w:val="768F8B25"/>
    <w:rsid w:val="7695117F"/>
    <w:rsid w:val="769BFEEE"/>
    <w:rsid w:val="76B8CBE6"/>
    <w:rsid w:val="76C07079"/>
    <w:rsid w:val="76D49B7D"/>
    <w:rsid w:val="76E0CC30"/>
    <w:rsid w:val="76E524D9"/>
    <w:rsid w:val="76E52761"/>
    <w:rsid w:val="76EBF2D4"/>
    <w:rsid w:val="76F6F3BB"/>
    <w:rsid w:val="76F7538A"/>
    <w:rsid w:val="770275D6"/>
    <w:rsid w:val="77058BC2"/>
    <w:rsid w:val="77262525"/>
    <w:rsid w:val="772D1EAB"/>
    <w:rsid w:val="77341BFA"/>
    <w:rsid w:val="7740EBB1"/>
    <w:rsid w:val="77428B8E"/>
    <w:rsid w:val="774535FF"/>
    <w:rsid w:val="77476883"/>
    <w:rsid w:val="77690D74"/>
    <w:rsid w:val="7773EE82"/>
    <w:rsid w:val="77818475"/>
    <w:rsid w:val="77848303"/>
    <w:rsid w:val="779D7453"/>
    <w:rsid w:val="77A7CFE7"/>
    <w:rsid w:val="77ADBD8F"/>
    <w:rsid w:val="77BED381"/>
    <w:rsid w:val="77CF6F46"/>
    <w:rsid w:val="77E232D5"/>
    <w:rsid w:val="77F02188"/>
    <w:rsid w:val="78060A71"/>
    <w:rsid w:val="7813D1C9"/>
    <w:rsid w:val="781D57B7"/>
    <w:rsid w:val="781EA0EF"/>
    <w:rsid w:val="782FDF2D"/>
    <w:rsid w:val="78373AF9"/>
    <w:rsid w:val="783A29C8"/>
    <w:rsid w:val="78540E37"/>
    <w:rsid w:val="78650CE0"/>
    <w:rsid w:val="7872FBAA"/>
    <w:rsid w:val="7876037A"/>
    <w:rsid w:val="789F9CC1"/>
    <w:rsid w:val="78B0B0CA"/>
    <w:rsid w:val="78C17E73"/>
    <w:rsid w:val="78C839FD"/>
    <w:rsid w:val="78D20533"/>
    <w:rsid w:val="78DA3730"/>
    <w:rsid w:val="78E3542F"/>
    <w:rsid w:val="78E9C71E"/>
    <w:rsid w:val="78FB42A7"/>
    <w:rsid w:val="79012C66"/>
    <w:rsid w:val="791BEBA4"/>
    <w:rsid w:val="791E21D8"/>
    <w:rsid w:val="791E48E6"/>
    <w:rsid w:val="791EF688"/>
    <w:rsid w:val="792EDBEE"/>
    <w:rsid w:val="7930EAC0"/>
    <w:rsid w:val="7941A8B2"/>
    <w:rsid w:val="7949F5C1"/>
    <w:rsid w:val="794C8E34"/>
    <w:rsid w:val="7953018C"/>
    <w:rsid w:val="7956083A"/>
    <w:rsid w:val="7960EA44"/>
    <w:rsid w:val="7964A008"/>
    <w:rsid w:val="796BC931"/>
    <w:rsid w:val="79754508"/>
    <w:rsid w:val="7979B87C"/>
    <w:rsid w:val="7997AC41"/>
    <w:rsid w:val="799FB076"/>
    <w:rsid w:val="79AA8ACF"/>
    <w:rsid w:val="79AB51F3"/>
    <w:rsid w:val="79AC78CF"/>
    <w:rsid w:val="79B05097"/>
    <w:rsid w:val="79B6ABBF"/>
    <w:rsid w:val="79C2D6B5"/>
    <w:rsid w:val="79C9570C"/>
    <w:rsid w:val="79CF46C0"/>
    <w:rsid w:val="79D51B2E"/>
    <w:rsid w:val="79DE12C2"/>
    <w:rsid w:val="79F0DABA"/>
    <w:rsid w:val="7A0181C6"/>
    <w:rsid w:val="7A18DE5D"/>
    <w:rsid w:val="7A1B8386"/>
    <w:rsid w:val="7A2E33AD"/>
    <w:rsid w:val="7A3077D1"/>
    <w:rsid w:val="7A353E5A"/>
    <w:rsid w:val="7A35A0A1"/>
    <w:rsid w:val="7A3B26F4"/>
    <w:rsid w:val="7A449AD8"/>
    <w:rsid w:val="7A5C46A3"/>
    <w:rsid w:val="7A616B11"/>
    <w:rsid w:val="7A6B5344"/>
    <w:rsid w:val="7A75A443"/>
    <w:rsid w:val="7A82B956"/>
    <w:rsid w:val="7A88357D"/>
    <w:rsid w:val="7A9D1DEE"/>
    <w:rsid w:val="7A9D5213"/>
    <w:rsid w:val="7AA99624"/>
    <w:rsid w:val="7AAD64CE"/>
    <w:rsid w:val="7AAFC9DC"/>
    <w:rsid w:val="7AB3082B"/>
    <w:rsid w:val="7ABC6C89"/>
    <w:rsid w:val="7AC7663B"/>
    <w:rsid w:val="7AD2D9E6"/>
    <w:rsid w:val="7AD3ADFA"/>
    <w:rsid w:val="7AD3F416"/>
    <w:rsid w:val="7AFC2387"/>
    <w:rsid w:val="7B022EBF"/>
    <w:rsid w:val="7B08842A"/>
    <w:rsid w:val="7B166E1E"/>
    <w:rsid w:val="7B184E5E"/>
    <w:rsid w:val="7B1DBE64"/>
    <w:rsid w:val="7B2996DE"/>
    <w:rsid w:val="7B33A00F"/>
    <w:rsid w:val="7B45AF61"/>
    <w:rsid w:val="7B4BBBE4"/>
    <w:rsid w:val="7B51927F"/>
    <w:rsid w:val="7B523598"/>
    <w:rsid w:val="7B55AFEB"/>
    <w:rsid w:val="7B6F6C99"/>
    <w:rsid w:val="7B82B05B"/>
    <w:rsid w:val="7B848AE5"/>
    <w:rsid w:val="7B8DBEB1"/>
    <w:rsid w:val="7B8F6D59"/>
    <w:rsid w:val="7B9365D4"/>
    <w:rsid w:val="7B95B62A"/>
    <w:rsid w:val="7B983CFF"/>
    <w:rsid w:val="7B9A2A89"/>
    <w:rsid w:val="7B9AEC50"/>
    <w:rsid w:val="7B9FAF97"/>
    <w:rsid w:val="7BAC6D71"/>
    <w:rsid w:val="7BBBA944"/>
    <w:rsid w:val="7BC2AE76"/>
    <w:rsid w:val="7BD70E1F"/>
    <w:rsid w:val="7BD75E98"/>
    <w:rsid w:val="7BE8D15A"/>
    <w:rsid w:val="7BEEC8B8"/>
    <w:rsid w:val="7BFB0B95"/>
    <w:rsid w:val="7BFD7002"/>
    <w:rsid w:val="7C007EEA"/>
    <w:rsid w:val="7C0E47D8"/>
    <w:rsid w:val="7C139292"/>
    <w:rsid w:val="7C15D25A"/>
    <w:rsid w:val="7C165621"/>
    <w:rsid w:val="7C1C6438"/>
    <w:rsid w:val="7C24188D"/>
    <w:rsid w:val="7C421A86"/>
    <w:rsid w:val="7C49740B"/>
    <w:rsid w:val="7C504EE0"/>
    <w:rsid w:val="7C554097"/>
    <w:rsid w:val="7C57B739"/>
    <w:rsid w:val="7C61BEB4"/>
    <w:rsid w:val="7C671788"/>
    <w:rsid w:val="7C73F474"/>
    <w:rsid w:val="7C7BD1F1"/>
    <w:rsid w:val="7C974246"/>
    <w:rsid w:val="7CA36CE9"/>
    <w:rsid w:val="7CB05E8A"/>
    <w:rsid w:val="7CB51FDD"/>
    <w:rsid w:val="7CBC0CC9"/>
    <w:rsid w:val="7CC5673F"/>
    <w:rsid w:val="7CC6B81A"/>
    <w:rsid w:val="7CD38479"/>
    <w:rsid w:val="7CFC7549"/>
    <w:rsid w:val="7CFDC662"/>
    <w:rsid w:val="7D0EB72F"/>
    <w:rsid w:val="7D38764D"/>
    <w:rsid w:val="7D4BD6EA"/>
    <w:rsid w:val="7D6B795E"/>
    <w:rsid w:val="7D775A71"/>
    <w:rsid w:val="7D81153E"/>
    <w:rsid w:val="7D8461F7"/>
    <w:rsid w:val="7D899E09"/>
    <w:rsid w:val="7D8A5FE6"/>
    <w:rsid w:val="7DA1375C"/>
    <w:rsid w:val="7DAF1D3B"/>
    <w:rsid w:val="7DB49707"/>
    <w:rsid w:val="7DBA5A18"/>
    <w:rsid w:val="7DBB2CDE"/>
    <w:rsid w:val="7DBFC9C4"/>
    <w:rsid w:val="7DC98094"/>
    <w:rsid w:val="7DCA8387"/>
    <w:rsid w:val="7DCAC8BA"/>
    <w:rsid w:val="7DCFD6D3"/>
    <w:rsid w:val="7DDF2B4F"/>
    <w:rsid w:val="7DDF7FD2"/>
    <w:rsid w:val="7DE02D1E"/>
    <w:rsid w:val="7E024BF5"/>
    <w:rsid w:val="7E0A85D0"/>
    <w:rsid w:val="7E0F0973"/>
    <w:rsid w:val="7E13F776"/>
    <w:rsid w:val="7E154B35"/>
    <w:rsid w:val="7E1EFE98"/>
    <w:rsid w:val="7E24FFA7"/>
    <w:rsid w:val="7E2FF670"/>
    <w:rsid w:val="7E3068FD"/>
    <w:rsid w:val="7E347FCC"/>
    <w:rsid w:val="7E3AB540"/>
    <w:rsid w:val="7E3E97A6"/>
    <w:rsid w:val="7E526C60"/>
    <w:rsid w:val="7E68AE47"/>
    <w:rsid w:val="7E789A5E"/>
    <w:rsid w:val="7E8C8A6A"/>
    <w:rsid w:val="7E9FD9CF"/>
    <w:rsid w:val="7EB292C7"/>
    <w:rsid w:val="7EBB093A"/>
    <w:rsid w:val="7EC5C3AD"/>
    <w:rsid w:val="7EDEB1C7"/>
    <w:rsid w:val="7F082EAC"/>
    <w:rsid w:val="7F16973B"/>
    <w:rsid w:val="7F1BCE35"/>
    <w:rsid w:val="7F1E9AE1"/>
    <w:rsid w:val="7F267630"/>
    <w:rsid w:val="7F2AA253"/>
    <w:rsid w:val="7F31ACF3"/>
    <w:rsid w:val="7F353F5F"/>
    <w:rsid w:val="7F36525C"/>
    <w:rsid w:val="7F40A194"/>
    <w:rsid w:val="7F547E2F"/>
    <w:rsid w:val="7F5758AD"/>
    <w:rsid w:val="7F598FAC"/>
    <w:rsid w:val="7F60BA0E"/>
    <w:rsid w:val="7F690E06"/>
    <w:rsid w:val="7F6BFC01"/>
    <w:rsid w:val="7F731EC3"/>
    <w:rsid w:val="7F76677C"/>
    <w:rsid w:val="7F7848CF"/>
    <w:rsid w:val="7F847444"/>
    <w:rsid w:val="7F8CC4B2"/>
    <w:rsid w:val="7F8E7B6A"/>
    <w:rsid w:val="7F905460"/>
    <w:rsid w:val="7F95C24E"/>
    <w:rsid w:val="7F9AEBA0"/>
    <w:rsid w:val="7F9EBB02"/>
    <w:rsid w:val="7FAAA127"/>
    <w:rsid w:val="7FB127ED"/>
    <w:rsid w:val="7FB2F463"/>
    <w:rsid w:val="7FD68B74"/>
    <w:rsid w:val="7FFE33A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72B95"/>
  <w15:chartTrackingRefBased/>
  <w15:docId w15:val="{1C6B23F8-E466-4ADF-8209-EDEEA415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60E7"/>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paragraph" w:styleId="Titre2">
    <w:name w:val="heading 2"/>
    <w:basedOn w:val="Normal"/>
    <w:next w:val="Normal"/>
    <w:link w:val="Titre2Car"/>
    <w:uiPriority w:val="9"/>
    <w:semiHidden/>
    <w:unhideWhenUsed/>
    <w:qFormat/>
    <w:rsid w:val="00B260E7"/>
    <w:pPr>
      <w:keepNext/>
      <w:keepLines/>
      <w:spacing w:before="40" w:after="0"/>
      <w:outlineLvl w:val="1"/>
    </w:pPr>
    <w:rPr>
      <w:rFonts w:asciiTheme="majorHAnsi" w:eastAsiaTheme="majorEastAsia" w:hAnsiTheme="majorHAnsi" w:cstheme="majorBidi"/>
      <w:color w:val="8C3314" w:themeColor="accent1" w:themeShade="BF"/>
      <w:sz w:val="26"/>
      <w:szCs w:val="26"/>
    </w:rPr>
  </w:style>
  <w:style w:type="paragraph" w:styleId="Titre3">
    <w:name w:val="heading 3"/>
    <w:basedOn w:val="Normal"/>
    <w:next w:val="Normal"/>
    <w:link w:val="Titre3Car"/>
    <w:uiPriority w:val="9"/>
    <w:unhideWhenUsed/>
    <w:qFormat/>
    <w:rsid w:val="00B260E7"/>
    <w:pPr>
      <w:keepNext/>
      <w:keepLines/>
      <w:spacing w:before="40" w:after="0"/>
      <w:outlineLvl w:val="2"/>
    </w:pPr>
    <w:rPr>
      <w:rFonts w:asciiTheme="majorHAnsi" w:eastAsiaTheme="majorEastAsia" w:hAnsiTheme="majorHAnsi" w:cstheme="majorBidi"/>
      <w:color w:val="5D220D"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02CC4"/>
    <w:pPr>
      <w:ind w:left="720"/>
      <w:contextualSpacing/>
    </w:pPr>
  </w:style>
  <w:style w:type="character" w:styleId="lev">
    <w:name w:val="Strong"/>
    <w:basedOn w:val="Policepardfaut"/>
    <w:uiPriority w:val="22"/>
    <w:qFormat/>
    <w:rsid w:val="00B02CC4"/>
    <w:rPr>
      <w:b/>
      <w:bCs/>
    </w:rPr>
  </w:style>
  <w:style w:type="character" w:styleId="Lienhypertexte">
    <w:name w:val="Hyperlink"/>
    <w:basedOn w:val="Policepardfaut"/>
    <w:uiPriority w:val="99"/>
    <w:unhideWhenUsed/>
    <w:rPr>
      <w:color w:val="E98052" w:themeColor="hyperlink"/>
      <w:u w:val="single"/>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Sansinterligne">
    <w:name w:val="No Spacing"/>
    <w:link w:val="SansinterligneCar"/>
    <w:uiPriority w:val="1"/>
    <w:qFormat/>
    <w:rsid w:val="00B260E7"/>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B260E7"/>
    <w:rPr>
      <w:rFonts w:eastAsiaTheme="minorEastAsia"/>
      <w:lang w:val="en-US"/>
    </w:rPr>
  </w:style>
  <w:style w:type="character" w:customStyle="1" w:styleId="Titre1Car">
    <w:name w:val="Titre 1 Car"/>
    <w:basedOn w:val="Policepardfaut"/>
    <w:link w:val="Titre1"/>
    <w:uiPriority w:val="9"/>
    <w:rsid w:val="00B260E7"/>
    <w:rPr>
      <w:rFonts w:asciiTheme="majorHAnsi" w:eastAsiaTheme="majorEastAsia" w:hAnsiTheme="majorHAnsi" w:cstheme="majorBidi"/>
      <w:color w:val="8C3314" w:themeColor="accent1" w:themeShade="BF"/>
      <w:sz w:val="32"/>
      <w:szCs w:val="32"/>
    </w:rPr>
  </w:style>
  <w:style w:type="paragraph" w:styleId="En-ttedetabledesmatires">
    <w:name w:val="TOC Heading"/>
    <w:basedOn w:val="Titre1"/>
    <w:next w:val="Normal"/>
    <w:uiPriority w:val="39"/>
    <w:unhideWhenUsed/>
    <w:qFormat/>
    <w:rsid w:val="00B260E7"/>
    <w:pPr>
      <w:outlineLvl w:val="9"/>
    </w:pPr>
    <w:rPr>
      <w:lang w:val="en-US"/>
    </w:rPr>
  </w:style>
  <w:style w:type="paragraph" w:styleId="TM1">
    <w:name w:val="toc 1"/>
    <w:basedOn w:val="Normal"/>
    <w:next w:val="Normal"/>
    <w:autoRedefine/>
    <w:uiPriority w:val="39"/>
    <w:unhideWhenUsed/>
    <w:rsid w:val="00B260E7"/>
    <w:pPr>
      <w:spacing w:after="100"/>
    </w:pPr>
  </w:style>
  <w:style w:type="paragraph" w:styleId="TM2">
    <w:name w:val="toc 2"/>
    <w:basedOn w:val="Normal"/>
    <w:next w:val="Normal"/>
    <w:autoRedefine/>
    <w:uiPriority w:val="39"/>
    <w:unhideWhenUsed/>
    <w:rsid w:val="00B260E7"/>
    <w:pPr>
      <w:spacing w:after="100"/>
      <w:ind w:left="220"/>
    </w:pPr>
  </w:style>
  <w:style w:type="paragraph" w:styleId="TM3">
    <w:name w:val="toc 3"/>
    <w:basedOn w:val="Normal"/>
    <w:next w:val="Normal"/>
    <w:autoRedefine/>
    <w:uiPriority w:val="39"/>
    <w:unhideWhenUsed/>
    <w:rsid w:val="00B260E7"/>
    <w:pPr>
      <w:spacing w:after="100"/>
      <w:ind w:left="440"/>
    </w:pPr>
  </w:style>
  <w:style w:type="character" w:customStyle="1" w:styleId="Titre3Car">
    <w:name w:val="Titre 3 Car"/>
    <w:basedOn w:val="Policepardfaut"/>
    <w:link w:val="Titre3"/>
    <w:uiPriority w:val="9"/>
    <w:rsid w:val="00B260E7"/>
    <w:rPr>
      <w:rFonts w:asciiTheme="majorHAnsi" w:eastAsiaTheme="majorEastAsia" w:hAnsiTheme="majorHAnsi" w:cstheme="majorBidi"/>
      <w:color w:val="5D220D" w:themeColor="accent1" w:themeShade="7F"/>
      <w:sz w:val="24"/>
      <w:szCs w:val="24"/>
    </w:rPr>
  </w:style>
  <w:style w:type="character" w:customStyle="1" w:styleId="Titre2Car">
    <w:name w:val="Titre 2 Car"/>
    <w:basedOn w:val="Policepardfaut"/>
    <w:link w:val="Titre2"/>
    <w:uiPriority w:val="9"/>
    <w:semiHidden/>
    <w:rsid w:val="00B260E7"/>
    <w:rPr>
      <w:rFonts w:asciiTheme="majorHAnsi" w:eastAsiaTheme="majorEastAsia" w:hAnsiTheme="majorHAnsi" w:cstheme="majorBidi"/>
      <w:color w:val="8C3314" w:themeColor="accent1" w:themeShade="BF"/>
      <w:sz w:val="26"/>
      <w:szCs w:val="2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D0494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494A"/>
    <w:rPr>
      <w:rFonts w:ascii="Segoe UI" w:hAnsi="Segoe UI" w:cs="Segoe UI"/>
      <w:sz w:val="18"/>
      <w:szCs w:val="18"/>
    </w:rPr>
  </w:style>
  <w:style w:type="character" w:customStyle="1" w:styleId="lrzxr">
    <w:name w:val="lrzxr"/>
    <w:basedOn w:val="Policepardfaut"/>
    <w:rsid w:val="00C42CBF"/>
  </w:style>
  <w:style w:type="character" w:styleId="Lienhypertextesuivivisit">
    <w:name w:val="FollowedHyperlink"/>
    <w:basedOn w:val="Policepardfaut"/>
    <w:uiPriority w:val="99"/>
    <w:semiHidden/>
    <w:unhideWhenUsed/>
    <w:rsid w:val="00E81BCC"/>
    <w:rPr>
      <w:color w:val="F4B69B" w:themeColor="followedHyperlink"/>
      <w:u w:val="single"/>
    </w:rPr>
  </w:style>
  <w:style w:type="paragraph" w:styleId="Notedebasdepage">
    <w:name w:val="footnote text"/>
    <w:basedOn w:val="Normal"/>
    <w:link w:val="NotedebasdepageCar"/>
    <w:uiPriority w:val="99"/>
    <w:semiHidden/>
    <w:unhideWhenUsed/>
    <w:rsid w:val="0066231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62312"/>
    <w:rPr>
      <w:sz w:val="20"/>
      <w:szCs w:val="20"/>
    </w:rPr>
  </w:style>
  <w:style w:type="character" w:styleId="Appelnotedebasdep">
    <w:name w:val="footnote reference"/>
    <w:basedOn w:val="Policepardfaut"/>
    <w:uiPriority w:val="99"/>
    <w:semiHidden/>
    <w:unhideWhenUsed/>
    <w:rsid w:val="00662312"/>
    <w:rPr>
      <w:vertAlign w:val="superscript"/>
    </w:rPr>
  </w:style>
  <w:style w:type="paragraph" w:styleId="Notedefin">
    <w:name w:val="endnote text"/>
    <w:basedOn w:val="Normal"/>
    <w:link w:val="NotedefinCar"/>
    <w:uiPriority w:val="99"/>
    <w:semiHidden/>
    <w:unhideWhenUsed/>
    <w:rsid w:val="00803616"/>
    <w:pPr>
      <w:spacing w:after="0" w:line="240" w:lineRule="auto"/>
    </w:pPr>
    <w:rPr>
      <w:sz w:val="20"/>
      <w:szCs w:val="20"/>
    </w:rPr>
  </w:style>
  <w:style w:type="character" w:customStyle="1" w:styleId="NotedefinCar">
    <w:name w:val="Note de fin Car"/>
    <w:basedOn w:val="Policepardfaut"/>
    <w:link w:val="Notedefin"/>
    <w:uiPriority w:val="99"/>
    <w:semiHidden/>
    <w:rsid w:val="00803616"/>
    <w:rPr>
      <w:sz w:val="20"/>
      <w:szCs w:val="20"/>
    </w:rPr>
  </w:style>
  <w:style w:type="character" w:styleId="Appeldenotedefin">
    <w:name w:val="endnote reference"/>
    <w:basedOn w:val="Policepardfaut"/>
    <w:uiPriority w:val="99"/>
    <w:semiHidden/>
    <w:unhideWhenUsed/>
    <w:rsid w:val="00803616"/>
    <w:rPr>
      <w:vertAlign w:val="superscript"/>
    </w:rPr>
  </w:style>
  <w:style w:type="paragraph" w:styleId="Objetducommentaire">
    <w:name w:val="annotation subject"/>
    <w:basedOn w:val="Commentaire"/>
    <w:next w:val="Commentaire"/>
    <w:link w:val="ObjetducommentaireCar"/>
    <w:uiPriority w:val="99"/>
    <w:semiHidden/>
    <w:unhideWhenUsed/>
    <w:rsid w:val="00F86323"/>
    <w:rPr>
      <w:b/>
      <w:bCs/>
    </w:rPr>
  </w:style>
  <w:style w:type="character" w:customStyle="1" w:styleId="ObjetducommentaireCar">
    <w:name w:val="Objet du commentaire Car"/>
    <w:basedOn w:val="CommentaireCar"/>
    <w:link w:val="Objetducommentaire"/>
    <w:uiPriority w:val="99"/>
    <w:semiHidden/>
    <w:rsid w:val="00F86323"/>
    <w:rPr>
      <w:b/>
      <w:bCs/>
      <w:sz w:val="20"/>
      <w:szCs w:val="20"/>
    </w:rPr>
  </w:style>
  <w:style w:type="paragraph" w:styleId="NormalWeb">
    <w:name w:val="Normal (Web)"/>
    <w:basedOn w:val="Normal"/>
    <w:uiPriority w:val="99"/>
    <w:semiHidden/>
    <w:unhideWhenUsed/>
    <w:rsid w:val="009E0723"/>
    <w:pPr>
      <w:spacing w:before="100" w:beforeAutospacing="1" w:after="100" w:afterAutospacing="1" w:line="240" w:lineRule="auto"/>
    </w:pPr>
    <w:rPr>
      <w:rFonts w:ascii="Times New Roman" w:eastAsiaTheme="minorEastAsia"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6810918">
      <w:bodyDiv w:val="1"/>
      <w:marLeft w:val="0"/>
      <w:marRight w:val="0"/>
      <w:marTop w:val="0"/>
      <w:marBottom w:val="0"/>
      <w:divBdr>
        <w:top w:val="none" w:sz="0" w:space="0" w:color="auto"/>
        <w:left w:val="none" w:sz="0" w:space="0" w:color="auto"/>
        <w:bottom w:val="none" w:sz="0" w:space="0" w:color="auto"/>
        <w:right w:val="none" w:sz="0" w:space="0" w:color="auto"/>
      </w:divBdr>
      <w:divsChild>
        <w:div w:id="300618188">
          <w:marLeft w:val="0"/>
          <w:marRight w:val="0"/>
          <w:marTop w:val="0"/>
          <w:marBottom w:val="0"/>
          <w:divBdr>
            <w:top w:val="none" w:sz="0" w:space="0" w:color="auto"/>
            <w:left w:val="none" w:sz="0" w:space="0" w:color="auto"/>
            <w:bottom w:val="none" w:sz="0" w:space="0" w:color="auto"/>
            <w:right w:val="none" w:sz="0" w:space="0" w:color="auto"/>
          </w:divBdr>
        </w:div>
      </w:divsChild>
    </w:div>
    <w:div w:id="1627660760">
      <w:bodyDiv w:val="1"/>
      <w:marLeft w:val="0"/>
      <w:marRight w:val="0"/>
      <w:marTop w:val="0"/>
      <w:marBottom w:val="0"/>
      <w:divBdr>
        <w:top w:val="none" w:sz="0" w:space="0" w:color="auto"/>
        <w:left w:val="none" w:sz="0" w:space="0" w:color="auto"/>
        <w:bottom w:val="none" w:sz="0" w:space="0" w:color="auto"/>
        <w:right w:val="none" w:sz="0" w:space="0" w:color="auto"/>
      </w:divBdr>
    </w:div>
    <w:div w:id="17689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ibtvisas.ch/hdcenter" TargetMode="External"/><Relationship Id="rId21" Type="http://schemas.openxmlformats.org/officeDocument/2006/relationships/hyperlink" Target="http://www.swisspass.ch/embeddable/register/1" TargetMode="External"/><Relationship Id="rId42" Type="http://schemas.openxmlformats.org/officeDocument/2006/relationships/hyperlink" Target="http://www.les5portes.ch" TargetMode="External"/><Relationship Id="rId47" Type="http://schemas.openxmlformats.org/officeDocument/2006/relationships/hyperlink" Target="mailto:events@penthes.ch" TargetMode="External"/><Relationship Id="rId63" Type="http://schemas.openxmlformats.org/officeDocument/2006/relationships/hyperlink" Target="mailto:christophe@odeka.ch" TargetMode="External"/><Relationship Id="rId68" Type="http://schemas.openxmlformats.org/officeDocument/2006/relationships/hyperlink" Target="http://www.laperledulac.ch" TargetMode="External"/><Relationship Id="rId84"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comments" Target="comments.xml"/><Relationship Id="rId32" Type="http://schemas.openxmlformats.org/officeDocument/2006/relationships/hyperlink" Target="https://hdcentre.sharepoint.com/:x:/r/sites/corporate/_layouts/15/Doc.aspx?sourcedoc=%7B3E2A22A5-380C-4DE5-B7E9-E82F1B4A19FF%7D&amp;file=Meeting%20form.xlsx&amp;action=default&amp;mobileredirect=true" TargetMode="External"/><Relationship Id="rId37" Type="http://schemas.openxmlformats.org/officeDocument/2006/relationships/hyperlink" Target="mailto:aladin.voyages@topnet.tn" TargetMode="External"/><Relationship Id="rId53" Type="http://schemas.openxmlformats.org/officeDocument/2006/relationships/hyperlink" Target="mailto:contact@genecand.ch" TargetMode="External"/><Relationship Id="rId58" Type="http://schemas.openxmlformats.org/officeDocument/2006/relationships/hyperlink" Target="http://www.blaqk.com" TargetMode="External"/><Relationship Id="rId74" Type="http://schemas.openxmlformats.org/officeDocument/2006/relationships/hyperlink" Target="mailto:golf-hotel@mymontreux.ch" TargetMode="External"/><Relationship Id="rId79" Type="http://schemas.openxmlformats.org/officeDocument/2006/relationships/oleObject" Target="embeddings/oleObject2.bin"/><Relationship Id="rId5" Type="http://schemas.openxmlformats.org/officeDocument/2006/relationships/numbering" Target="numbering.xml"/><Relationship Id="rId19" Type="http://schemas.openxmlformats.org/officeDocument/2006/relationships/image" Target="media/image3.emf"/><Relationship Id="rId14" Type="http://schemas.microsoft.com/office/2018/08/relationships/commentsExtensible" Target="commentsExtensible.xml"/><Relationship Id="rId22" Type="http://schemas.openxmlformats.org/officeDocument/2006/relationships/hyperlink" Target="https://www.sbb.ch/ticketshop/b2b/fahrplan.do?sprache=en&amp;xmlHandle=https%3A%2F%2Ffpl-p.fpl-prod.aws.sbb.ch%2Fbin%2Fquery.exe%2Fen%3FshowExtXml%3D1%26xmlId%3Dj7.0223881.1645782364%3A1%3ADirectConReq-0&amp;returnUrl=https://www.sbb.ch/en/buying" TargetMode="External"/><Relationship Id="rId27" Type="http://schemas.openxmlformats.org/officeDocument/2006/relationships/hyperlink" Target="https://hdcentre.sharepoint.com/:x:/r/sites/corporate/_layouts/15/Doc.aspx?sourcedoc=%7B65A92236-6E0E-48BA-878A-E52F84B2F089%7D&amp;file=New%20vendor%20request%20form.xlsx&amp;action=default&amp;mobileredirect=true" TargetMode="External"/><Relationship Id="rId30" Type="http://schemas.openxmlformats.org/officeDocument/2006/relationships/hyperlink" Target="http://www.airplus.com" TargetMode="External"/><Relationship Id="rId35" Type="http://schemas.openxmlformats.org/officeDocument/2006/relationships/hyperlink" Target="mailto:mroux@cbi.ch" TargetMode="External"/><Relationship Id="rId43" Type="http://schemas.openxmlformats.org/officeDocument/2006/relationships/hyperlink" Target="mailto:les5portes@yahoo.com" TargetMode="External"/><Relationship Id="rId48" Type="http://schemas.openxmlformats.org/officeDocument/2006/relationships/hyperlink" Target="http://www.azarandco.com" TargetMode="External"/><Relationship Id="rId56" Type="http://schemas.openxmlformats.org/officeDocument/2006/relationships/hyperlink" Target="https://www.ehg.ch/" TargetMode="External"/><Relationship Id="rId64" Type="http://schemas.openxmlformats.org/officeDocument/2006/relationships/hyperlink" Target="http://www.odeka.ch" TargetMode="External"/><Relationship Id="rId69" Type="http://schemas.openxmlformats.org/officeDocument/2006/relationships/hyperlink" Target="mailto:info@laperledulac.ch" TargetMode="External"/><Relationship Id="rId77" Type="http://schemas.openxmlformats.org/officeDocument/2006/relationships/oleObject" Target="embeddings/oleObject1.bin"/><Relationship Id="rId8" Type="http://schemas.openxmlformats.org/officeDocument/2006/relationships/webSettings" Target="webSettings.xml"/><Relationship Id="rId51" Type="http://schemas.openxmlformats.org/officeDocument/2006/relationships/hyperlink" Target="mailto:info@fouadtraiteur.ch" TargetMode="External"/><Relationship Id="rId72" Type="http://schemas.openxmlformats.org/officeDocument/2006/relationships/hyperlink" Target="mailto:info@victoria-glion.ch" TargetMode="External"/><Relationship Id="rId80" Type="http://schemas.openxmlformats.org/officeDocument/2006/relationships/header" Target="header1.xml"/><Relationship Id="rId85"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Logistics-gva@hdcentre.org" TargetMode="External"/><Relationship Id="rId25" Type="http://schemas.openxmlformats.org/officeDocument/2006/relationships/hyperlink" Target="https://www.booking.com/index.html?aid=376363;label=bdot-a5ry4TIU_Hc5n8qCVC158QS267777916453:pl:ta:p1:p22,562,000:ac:ap:neg:fi:tikwd-334108349:lp9056105:li:dec:dm:ppccp=UmFuZG9tSVYkc2RlIyh9YfqnDqqG8nt1XFzPnqOODws;ws=&amp;gclid=EAIaIQobChMIpaSu_KOk6QIViYXVCh107QgoEAAYASAAEgK7i_D_BwE" TargetMode="External"/><Relationship Id="rId33" Type="http://schemas.openxmlformats.org/officeDocument/2006/relationships/hyperlink" Target="http://www.exiger.com" TargetMode="External"/><Relationship Id="rId38" Type="http://schemas.openxmlformats.org/officeDocument/2006/relationships/hyperlink" Target="http://www.taxis.ch" TargetMode="External"/><Relationship Id="rId46" Type="http://schemas.openxmlformats.org/officeDocument/2006/relationships/hyperlink" Target="http://www.penthes.ch" TargetMode="External"/><Relationship Id="rId59" Type="http://schemas.openxmlformats.org/officeDocument/2006/relationships/hyperlink" Target="http://www.cafe-caravane.ch" TargetMode="External"/><Relationship Id="rId67" Type="http://schemas.openxmlformats.org/officeDocument/2006/relationships/hyperlink" Target="http://www.penthes.ch" TargetMode="External"/><Relationship Id="rId20" Type="http://schemas.openxmlformats.org/officeDocument/2006/relationships/oleObject" Target="embeddings/Microsoft_Word_97_-_2003_Document.doc"/><Relationship Id="rId41" Type="http://schemas.openxmlformats.org/officeDocument/2006/relationships/hyperlink" Target="mailto:info@laperledulac.ch" TargetMode="External"/><Relationship Id="rId54" Type="http://schemas.openxmlformats.org/officeDocument/2006/relationships/hyperlink" Target="http://www.genecand.ch" TargetMode="External"/><Relationship Id="rId62" Type="http://schemas.openxmlformats.org/officeDocument/2006/relationships/hyperlink" Target="http://www.smood.ch" TargetMode="External"/><Relationship Id="rId70" Type="http://schemas.openxmlformats.org/officeDocument/2006/relationships/hyperlink" Target="mailto:secretatariat@societe-de-lecture.ch" TargetMode="External"/><Relationship Id="rId75" Type="http://schemas.openxmlformats.org/officeDocument/2006/relationships/image" Target="media/image5.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I:/Admin/LOGISTICS/HDC%20Meetings/MENA/Meetings%20MENA%202020" TargetMode="External"/><Relationship Id="rId23" Type="http://schemas.openxmlformats.org/officeDocument/2006/relationships/hyperlink" Target="https://ch.oui.sncf/fr/?gclid=EAIaIQobChMI38Sd0sSm6gIVWe7tCh0T_QhdEAAYASAAEgKwOfD_BwE&amp;esl-k=sem-google|ng|c284006262690|me|ksncf|p|t|dc|a18798167843|g388020683&amp;ef_id=EAIaIQobChMI38Sd0sSm6gIVWe7tCh0T_QhdEAAYASAAEgKwOfD_BwE:G:s&amp;prex=T_LSP_524DA47162968&amp;s_kwcid=AL!453!3!284006262690!e!!g!!sncf&amp;ef_id=EAIaIQobChMI38Sd0sSm6gIVWe7tCh0T_QhdEAAYASAAEgKwOfD_BwE:G:s" TargetMode="External"/><Relationship Id="rId28" Type="http://schemas.openxmlformats.org/officeDocument/2006/relationships/hyperlink" Target="https://www1.oanda.com/currency/converter/" TargetMode="External"/><Relationship Id="rId36" Type="http://schemas.openxmlformats.org/officeDocument/2006/relationships/hyperlink" Target="mailto:info@ngotravels.ch" TargetMode="External"/><Relationship Id="rId49" Type="http://schemas.openxmlformats.org/officeDocument/2006/relationships/hyperlink" Target="mailto:azarco.resto@gmail.com" TargetMode="External"/><Relationship Id="rId57" Type="http://schemas.openxmlformats.org/officeDocument/2006/relationships/hyperlink" Target="mailto:info@blaqk.com" TargetMode="External"/><Relationship Id="rId10" Type="http://schemas.openxmlformats.org/officeDocument/2006/relationships/endnotes" Target="endnotes.xml"/><Relationship Id="rId31" Type="http://schemas.openxmlformats.org/officeDocument/2006/relationships/hyperlink" Target="https://hdcentre.sharepoint.com/:x:/r/sites/corporate/_layouts/15/Doc.aspx?sourcedoc=%7B80A23652-D171-4B78-86BD-A4740E6F886B%7D&amp;file=Expenses%20Claim%202020.xlsm&amp;action=default&amp;mobileredirect=true" TargetMode="External"/><Relationship Id="rId44" Type="http://schemas.openxmlformats.org/officeDocument/2006/relationships/hyperlink" Target="http://www.alquadrato.ch" TargetMode="External"/><Relationship Id="rId52" Type="http://schemas.openxmlformats.org/officeDocument/2006/relationships/hyperlink" Target="http://www.delicesduliban.ch" TargetMode="External"/><Relationship Id="rId60" Type="http://schemas.openxmlformats.org/officeDocument/2006/relationships/hyperlink" Target="http://www.lefix.ch" TargetMode="External"/><Relationship Id="rId65" Type="http://schemas.openxmlformats.org/officeDocument/2006/relationships/hyperlink" Target="mailto:emilie.villette@dorier-group.com" TargetMode="External"/><Relationship Id="rId73" Type="http://schemas.openxmlformats.org/officeDocument/2006/relationships/hyperlink" Target="http://www.victoria-glion.ch" TargetMode="External"/><Relationship Id="rId78" Type="http://schemas.openxmlformats.org/officeDocument/2006/relationships/image" Target="media/image7.emf"/><Relationship Id="rId81" Type="http://schemas.openxmlformats.org/officeDocument/2006/relationships/footer" Target="footer1.xml"/><Relationship Id="rId86"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2.emf"/><Relationship Id="rId39" Type="http://schemas.openxmlformats.org/officeDocument/2006/relationships/hyperlink" Target="mailto:info@taxis.ch" TargetMode="External"/><Relationship Id="rId34" Type="http://schemas.openxmlformats.org/officeDocument/2006/relationships/hyperlink" Target="https://travelsecurity.garda.com/welcome" TargetMode="External"/><Relationship Id="rId50" Type="http://schemas.openxmlformats.org/officeDocument/2006/relationships/hyperlink" Target="http://www.fouadtraiteur.ch" TargetMode="External"/><Relationship Id="rId55" Type="http://schemas.openxmlformats.org/officeDocument/2006/relationships/hyperlink" Target="mailto:traiteur@ehg.ch" TargetMode="External"/><Relationship Id="rId76" Type="http://schemas.openxmlformats.org/officeDocument/2006/relationships/image" Target="media/image6.emf"/><Relationship Id="rId7" Type="http://schemas.openxmlformats.org/officeDocument/2006/relationships/settings" Target="settings.xml"/><Relationship Id="rId71" Type="http://schemas.openxmlformats.org/officeDocument/2006/relationships/hyperlink" Target="https://www.google.ch/search?q=hotel+victoria+phone&amp;ludocid=8148925610698444132&amp;sa=X&amp;ved=2ahUKEwjF_Pem8IjpAhXx4IUKHQCtD3YQ6BMwHHoECBsQBQ" TargetMode="Externa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https://hdcentre.sharepoint.com/:x:/r/sites/corporate/_layouts/15/Doc.aspx?sourcedoc=%7B002ABB32-B9AE-45D4-B59E-3A6BF1D7660C%7D&amp;file=Preferred%20hotel%20vendors%202020.xlsx&amp;action=default&amp;mobileredirect=true" TargetMode="External"/><Relationship Id="rId40" Type="http://schemas.openxmlformats.org/officeDocument/2006/relationships/hyperlink" Target="http://www.laperledulac.ch" TargetMode="External"/><Relationship Id="rId45" Type="http://schemas.openxmlformats.org/officeDocument/2006/relationships/hyperlink" Target="mailto:info@alquadrato.ch" TargetMode="External"/><Relationship Id="rId66" Type="http://schemas.openxmlformats.org/officeDocument/2006/relationships/hyperlink" Target="mailto:events@penthes.ch" TargetMode="External"/><Relationship Id="rId87" Type="http://schemas.openxmlformats.org/officeDocument/2006/relationships/theme" Target="theme/theme1.xml"/><Relationship Id="rId61" Type="http://schemas.openxmlformats.org/officeDocument/2006/relationships/hyperlink" Target="http://www.elsalad.com" TargetMode="External"/><Relationship Id="rId8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CF3A2688BE545CA98B757643ADCD7A3"/>
        <w:category>
          <w:name w:val="General"/>
          <w:gallery w:val="placeholder"/>
        </w:category>
        <w:types>
          <w:type w:val="bbPlcHdr"/>
        </w:types>
        <w:behaviors>
          <w:behavior w:val="content"/>
        </w:behaviors>
        <w:guid w:val="{001A4489-962D-4B14-9742-A0632D9F6703}"/>
      </w:docPartPr>
      <w:docPartBody>
        <w:p w:rsidR="00B056EE" w:rsidRDefault="002C304E" w:rsidP="002C304E">
          <w:pPr>
            <w:pStyle w:val="CCF3A2688BE545CA98B757643ADCD7A3"/>
          </w:pPr>
          <w:r>
            <w:rPr>
              <w:rFonts w:asciiTheme="majorHAnsi" w:eastAsiaTheme="majorEastAsia" w:hAnsiTheme="majorHAnsi" w:cstheme="majorBidi"/>
              <w:color w:val="156082" w:themeColor="accent1"/>
              <w:sz w:val="88"/>
              <w:szCs w:val="88"/>
            </w:rPr>
            <w:t>[Document title]</w:t>
          </w:r>
        </w:p>
      </w:docPartBody>
    </w:docPart>
    <w:docPart>
      <w:docPartPr>
        <w:name w:val="CDCA20895C3848CDA7B0E7273B71D325"/>
        <w:category>
          <w:name w:val="General"/>
          <w:gallery w:val="placeholder"/>
        </w:category>
        <w:types>
          <w:type w:val="bbPlcHdr"/>
        </w:types>
        <w:behaviors>
          <w:behavior w:val="content"/>
        </w:behaviors>
        <w:guid w:val="{36F1585D-AC4E-46C3-8C3B-55C3E6973752}"/>
      </w:docPartPr>
      <w:docPartBody>
        <w:p w:rsidR="00B056EE" w:rsidRDefault="002C304E" w:rsidP="002C304E">
          <w:pPr>
            <w:pStyle w:val="CDCA20895C3848CDA7B0E7273B71D325"/>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B00"/>
    <w:rsid w:val="0000078B"/>
    <w:rsid w:val="00231A08"/>
    <w:rsid w:val="002C304E"/>
    <w:rsid w:val="002F52B9"/>
    <w:rsid w:val="00434A35"/>
    <w:rsid w:val="00581B00"/>
    <w:rsid w:val="005A0C25"/>
    <w:rsid w:val="00734879"/>
    <w:rsid w:val="00776424"/>
    <w:rsid w:val="00817FEE"/>
    <w:rsid w:val="008620D3"/>
    <w:rsid w:val="00957F3A"/>
    <w:rsid w:val="009655C5"/>
    <w:rsid w:val="00B01C6C"/>
    <w:rsid w:val="00B056EE"/>
    <w:rsid w:val="00B201C6"/>
    <w:rsid w:val="00B404FA"/>
    <w:rsid w:val="00B4125E"/>
    <w:rsid w:val="00C524B5"/>
    <w:rsid w:val="00E40581"/>
    <w:rsid w:val="00EC7F6E"/>
    <w:rsid w:val="00ED6B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CF3A2688BE545CA98B757643ADCD7A3">
    <w:name w:val="CCF3A2688BE545CA98B757643ADCD7A3"/>
    <w:rsid w:val="002C304E"/>
    <w:rPr>
      <w:lang w:val="fr-CH" w:eastAsia="fr-CH"/>
    </w:rPr>
  </w:style>
  <w:style w:type="paragraph" w:customStyle="1" w:styleId="CDCA20895C3848CDA7B0E7273B71D325">
    <w:name w:val="CDCA20895C3848CDA7B0E7273B71D325"/>
    <w:rsid w:val="002C304E"/>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D05A173C9C4543A6F4094B7E105F1A" ma:contentTypeVersion="10" ma:contentTypeDescription="Create a new document." ma:contentTypeScope="" ma:versionID="5dc5ec922bd9d479dd08e39d9daf5468">
  <xsd:schema xmlns:xsd="http://www.w3.org/2001/XMLSchema" xmlns:xs="http://www.w3.org/2001/XMLSchema" xmlns:p="http://schemas.microsoft.com/office/2006/metadata/properties" xmlns:ns2="8bb069f8-225c-4b7b-a539-b2694720b66d" xmlns:ns3="ad8dc51b-4444-47e0-a3c4-8f14c9e126a8" targetNamespace="http://schemas.microsoft.com/office/2006/metadata/properties" ma:root="true" ma:fieldsID="9dc3b54059736a6e198bd7d22351ed34" ns2:_="" ns3:_="">
    <xsd:import namespace="8bb069f8-225c-4b7b-a539-b2694720b66d"/>
    <xsd:import namespace="ad8dc51b-4444-47e0-a3c4-8f14c9e126a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b069f8-225c-4b7b-a539-b2694720b66d" elementFormDefault="qualified">
    <xsd:import namespace="http://schemas.microsoft.com/office/2006/documentManagement/types"/>
    <xsd:import namespace="http://schemas.microsoft.com/office/infopath/2007/PartnerControls"/>
    <xsd:element name="MediaServiceMetadata" ma:index="5" nillable="true" ma:displayName="MediaServiceMetadata" ma:hidden="true" ma:internalName="MediaServiceMetadata" ma:readOnly="true">
      <xsd:simpleType>
        <xsd:restriction base="dms:Note"/>
      </xsd:simpleType>
    </xsd:element>
    <xsd:element name="MediaServiceFastMetadata" ma:index="6" nillable="true" ma:displayName="MediaServiceFastMetadata" ma:hidden="true" ma:internalName="MediaServiceFastMetadata" ma:readOnly="true">
      <xsd:simpleType>
        <xsd:restriction base="dms:Note"/>
      </xsd:simpleType>
    </xsd:element>
    <xsd:element name="MediaServiceAutoKeyPoints" ma:index="7" nillable="true" ma:displayName="MediaServiceAutoKeyPoints" ma:hidden="true" ma:internalName="MediaServiceAutoKeyPoints" ma:readOnly="true">
      <xsd:simpleType>
        <xsd:restriction base="dms:Note"/>
      </xsd:simpleType>
    </xsd:element>
    <xsd:element name="MediaServiceKeyPoints" ma:index="8"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d8dc51b-4444-47e0-a3c4-8f14c9e126a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807ADE1-0523-4BEE-A226-C96F0FAE8303}">
  <ds:schemaRefs>
    <ds:schemaRef ds:uri="http://schemas.openxmlformats.org/officeDocument/2006/bibliography"/>
  </ds:schemaRefs>
</ds:datastoreItem>
</file>

<file path=customXml/itemProps2.xml><?xml version="1.0" encoding="utf-8"?>
<ds:datastoreItem xmlns:ds="http://schemas.openxmlformats.org/officeDocument/2006/customXml" ds:itemID="{0070671B-DABC-461E-BB99-37066A6A28AF}">
  <ds:schemaRefs>
    <ds:schemaRef ds:uri="http://schemas.microsoft.com/sharepoint/v3/contenttype/forms"/>
  </ds:schemaRefs>
</ds:datastoreItem>
</file>

<file path=customXml/itemProps3.xml><?xml version="1.0" encoding="utf-8"?>
<ds:datastoreItem xmlns:ds="http://schemas.openxmlformats.org/officeDocument/2006/customXml" ds:itemID="{FDD60C80-C7BC-4CB7-A22F-0D8183E767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b069f8-225c-4b7b-a539-b2694720b66d"/>
    <ds:schemaRef ds:uri="ad8dc51b-4444-47e0-a3c4-8f14c9e126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8BB0CF-1A9C-4B7F-8687-51043E194A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8714</Words>
  <Characters>47928</Characters>
  <Application>Microsoft Office Word</Application>
  <DocSecurity>0</DocSecurity>
  <Lines>399</Lines>
  <Paragraphs>113</Paragraphs>
  <ScaleCrop>false</ScaleCrop>
  <Company/>
  <LinksUpToDate>false</LinksUpToDate>
  <CharactersWithSpaces>56529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Logistics Handbook</dc:title>
  <dc:subject>Middle East and North Africa Department</dc:subject>
  <dc:creator>Claudia Botezan</dc:creator>
  <cp:keywords/>
  <dc:description/>
  <cp:lastModifiedBy>Claudia Botezan</cp:lastModifiedBy>
  <cp:revision>61</cp:revision>
  <cp:lastPrinted>2020-05-29T14:51:00Z</cp:lastPrinted>
  <dcterms:created xsi:type="dcterms:W3CDTF">2024-06-13T09:20:00Z</dcterms:created>
  <dcterms:modified xsi:type="dcterms:W3CDTF">2024-06-13T09:20:00Z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0x01010048D05A173C9C4543A6F4094B7E105F1A</vt:lpwstr>
  </property>
  <property fmtid="{D5CDD505-2E9C-101B-9397-08002B2CF9AE}" pid="3" name="_ExtendedDescription">
    <vt:lpwstr/>
  </property>
</Properties>
</file>